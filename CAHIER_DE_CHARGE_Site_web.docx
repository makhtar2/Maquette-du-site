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FA1D0" w14:textId="227FF2F1" w:rsidR="005A560B" w:rsidRDefault="005A560B">
      <w:pPr>
        <w:pStyle w:val="Sansinterligne"/>
        <w:spacing w:before="1540" w:after="240"/>
        <w:jc w:val="center"/>
        <w:rPr>
          <w:color w:val="4F81BD" w:themeColor="accent1"/>
        </w:rPr>
      </w:pPr>
    </w:p>
    <w:sdt>
      <w:sdtPr>
        <w:rPr>
          <w:color w:val="4F81BD" w:themeColor="accent1"/>
        </w:rPr>
        <w:id w:val="598611112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000000"/>
          <w:sz w:val="32"/>
          <w:szCs w:val="40"/>
        </w:rPr>
      </w:sdtEndPr>
      <w:sdtContent>
        <w:p w14:paraId="160325AC" w14:textId="04B3432E" w:rsidR="00460CC0" w:rsidRPr="00567BE1" w:rsidRDefault="00460CC0" w:rsidP="00FE74EE">
          <w:pPr>
            <w:pStyle w:val="Sansinterligne"/>
            <w:spacing w:before="1540" w:after="240"/>
            <w:jc w:val="center"/>
            <w:rPr>
              <w:color w:val="4F81BD" w:themeColor="accent1"/>
            </w:rPr>
          </w:pPr>
          <w:r w:rsidRPr="00567BE1">
            <w:rPr>
              <w:noProof/>
              <w:color w:val="4F81BD" w:themeColor="accent1"/>
            </w:rPr>
            <w:drawing>
              <wp:inline distT="0" distB="0" distL="0" distR="0" wp14:anchorId="3E95ED35" wp14:editId="18B9D7F5">
                <wp:extent cx="1417320" cy="750898"/>
                <wp:effectExtent l="0" t="0" r="0" b="0"/>
                <wp:docPr id="143" name="Imag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F81BD" w:themeColor="accent1"/>
              <w:sz w:val="72"/>
              <w:szCs w:val="72"/>
            </w:rPr>
            <w:alias w:val="Titre"/>
            <w:tag w:val=""/>
            <w:id w:val="1735040861"/>
            <w:placeholder>
              <w:docPart w:val="1197D7425D912B498EF40D8268DC629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7C8743A" w14:textId="011B9CEF" w:rsidR="00AC1D4D" w:rsidRPr="00567BE1" w:rsidRDefault="00AC1D4D">
              <w:pPr>
                <w:pStyle w:val="Sansinterligne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</w:rPr>
              </w:pPr>
              <w:r w:rsidRPr="00567BE1"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72"/>
                  <w:szCs w:val="72"/>
                </w:rPr>
                <w:t>Cahier de Charges</w:t>
              </w:r>
            </w:p>
          </w:sdtContent>
        </w:sdt>
        <w:sdt>
          <w:sdtPr>
            <w:rPr>
              <w:color w:val="4F81BD" w:themeColor="accent1"/>
              <w:sz w:val="28"/>
              <w:szCs w:val="28"/>
            </w:rPr>
            <w:alias w:val="Sous-titre"/>
            <w:tag w:val=""/>
            <w:id w:val="328029620"/>
            <w:placeholder>
              <w:docPart w:val="9BCFD8D1F4933B499C6C22A8108E194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501FA518" w14:textId="68B87C49" w:rsidR="00AC1D4D" w:rsidRPr="00567BE1" w:rsidRDefault="00AC1D4D">
              <w:pPr>
                <w:pStyle w:val="Sansinterligne"/>
                <w:jc w:val="center"/>
                <w:rPr>
                  <w:color w:val="4F81BD" w:themeColor="accent1"/>
                  <w:sz w:val="28"/>
                  <w:szCs w:val="28"/>
                </w:rPr>
              </w:pPr>
              <w:r w:rsidRPr="00567BE1">
                <w:rPr>
                  <w:color w:val="4F81BD" w:themeColor="accent1"/>
                  <w:sz w:val="28"/>
                  <w:szCs w:val="28"/>
                </w:rPr>
                <w:t xml:space="preserve">Pour la </w:t>
              </w:r>
              <w:r w:rsidR="00E57899" w:rsidRPr="00567BE1">
                <w:rPr>
                  <w:color w:val="4F81BD" w:themeColor="accent1"/>
                  <w:sz w:val="28"/>
                  <w:szCs w:val="28"/>
                </w:rPr>
                <w:t>conception</w:t>
              </w:r>
              <w:r w:rsidRPr="00567BE1">
                <w:rPr>
                  <w:color w:val="4F81BD" w:themeColor="accent1"/>
                  <w:sz w:val="28"/>
                  <w:szCs w:val="28"/>
                </w:rPr>
                <w:t xml:space="preserve"> d</w:t>
              </w:r>
              <w:r w:rsidR="00443DFE" w:rsidRPr="00567BE1">
                <w:rPr>
                  <w:color w:val="4F81BD" w:themeColor="accent1"/>
                  <w:sz w:val="28"/>
                  <w:szCs w:val="28"/>
                </w:rPr>
                <w:t>e</w:t>
              </w:r>
              <w:r w:rsidRPr="00567BE1">
                <w:rPr>
                  <w:color w:val="4F81BD" w:themeColor="accent1"/>
                  <w:sz w:val="28"/>
                  <w:szCs w:val="28"/>
                </w:rPr>
                <w:t xml:space="preserve"> site web</w:t>
              </w:r>
            </w:p>
          </w:sdtContent>
        </w:sdt>
        <w:p w14:paraId="690D6342" w14:textId="399B5A9F" w:rsidR="00AC1D4D" w:rsidRPr="00567BE1" w:rsidRDefault="00AC1D4D">
          <w:pPr>
            <w:pStyle w:val="Sansinterligne"/>
            <w:spacing w:before="480"/>
            <w:jc w:val="center"/>
            <w:rPr>
              <w:color w:val="4F81BD" w:themeColor="accent1"/>
            </w:rPr>
          </w:pPr>
          <w:r w:rsidRPr="00567BE1">
            <w:rPr>
              <w:noProof/>
              <w:color w:val="4F81BD" w:themeColor="accent1"/>
            </w:rPr>
            <w:drawing>
              <wp:inline distT="0" distB="0" distL="0" distR="0" wp14:anchorId="4C7718C4" wp14:editId="2FBC64BE">
                <wp:extent cx="758952" cy="478932"/>
                <wp:effectExtent l="0" t="0" r="3175" b="0"/>
                <wp:docPr id="144" name="Imag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0BD3766" w14:textId="6C24F7CD" w:rsidR="00E57899" w:rsidRPr="00567BE1" w:rsidRDefault="00E57899">
          <w:pPr>
            <w:rPr>
              <w:rFonts w:ascii="Times New Roman" w:hAnsi="Times New Roman" w:cs="Times New Roman"/>
              <w:color w:val="000000"/>
              <w:sz w:val="32"/>
              <w:szCs w:val="40"/>
            </w:rPr>
          </w:pPr>
        </w:p>
        <w:p w14:paraId="614372BB" w14:textId="77777777" w:rsidR="00FE74EE" w:rsidRPr="00567BE1" w:rsidRDefault="00FE74EE">
          <w:pPr>
            <w:rPr>
              <w:rFonts w:ascii="Times New Roman" w:hAnsi="Times New Roman" w:cs="Times New Roman"/>
              <w:color w:val="000000"/>
              <w:sz w:val="32"/>
              <w:szCs w:val="40"/>
            </w:rPr>
          </w:pPr>
        </w:p>
        <w:p w14:paraId="0C5A9CC8" w14:textId="322716CF" w:rsidR="00E57899" w:rsidRPr="00567BE1" w:rsidRDefault="00977E3C">
          <w:pPr>
            <w:rPr>
              <w:rFonts w:ascii="Times New Roman" w:hAnsi="Times New Roman" w:cs="Times New Roman"/>
              <w:color w:val="000000"/>
              <w:sz w:val="32"/>
              <w:szCs w:val="40"/>
            </w:rPr>
          </w:pPr>
          <w:r w:rsidRPr="00610667">
            <w:rPr>
              <w:rFonts w:ascii="Times New Roman" w:hAnsi="Times New Roman" w:cs="Times New Roman"/>
              <w:b/>
              <w:bCs/>
              <w:color w:val="000000"/>
              <w:sz w:val="28"/>
              <w:szCs w:val="36"/>
            </w:rPr>
            <w:t>Structure</w:t>
          </w:r>
          <w:r w:rsidRPr="00567BE1">
            <w:rPr>
              <w:rFonts w:ascii="Times New Roman" w:hAnsi="Times New Roman" w:cs="Times New Roman"/>
              <w:color w:val="000000"/>
              <w:sz w:val="28"/>
              <w:szCs w:val="36"/>
            </w:rPr>
            <w:t xml:space="preserve"> : </w:t>
          </w:r>
          <w:r w:rsidR="0025642A">
            <w:rPr>
              <w:rFonts w:ascii="Times New Roman" w:hAnsi="Times New Roman" w:cs="Times New Roman"/>
              <w:color w:val="000000"/>
              <w:sz w:val="28"/>
              <w:szCs w:val="36"/>
            </w:rPr>
            <w:t xml:space="preserve"> </w:t>
          </w:r>
          <w:r w:rsidR="00ED4CB0" w:rsidRPr="00ED4CB0">
            <w:rPr>
              <w:rFonts w:ascii="Times New Roman" w:hAnsi="Times New Roman" w:cs="Times New Roman"/>
              <w:color w:val="000000"/>
              <w:sz w:val="28"/>
              <w:szCs w:val="36"/>
            </w:rPr>
            <w:t>Faculté des Sciences et Techniques</w:t>
          </w:r>
          <w:r w:rsidR="00ED4CB0">
            <w:rPr>
              <w:rFonts w:ascii="Times New Roman" w:hAnsi="Times New Roman" w:cs="Times New Roman"/>
              <w:color w:val="000000"/>
              <w:sz w:val="28"/>
              <w:szCs w:val="36"/>
            </w:rPr>
            <w:t xml:space="preserve"> (</w:t>
          </w:r>
          <w:r w:rsidR="0025642A">
            <w:rPr>
              <w:rFonts w:ascii="Times New Roman" w:hAnsi="Times New Roman" w:cs="Times New Roman"/>
              <w:color w:val="000000"/>
              <w:sz w:val="28"/>
              <w:szCs w:val="36"/>
            </w:rPr>
            <w:t>FST</w:t>
          </w:r>
          <w:r w:rsidR="00ED4CB0">
            <w:rPr>
              <w:rFonts w:ascii="Times New Roman" w:hAnsi="Times New Roman" w:cs="Times New Roman"/>
              <w:color w:val="000000"/>
              <w:sz w:val="28"/>
              <w:szCs w:val="36"/>
            </w:rPr>
            <w:t>)</w:t>
          </w:r>
          <w:r w:rsidR="00A936F2">
            <w:rPr>
              <w:rFonts w:ascii="Times New Roman" w:hAnsi="Times New Roman" w:cs="Times New Roman"/>
              <w:color w:val="000000"/>
              <w:sz w:val="28"/>
              <w:szCs w:val="36"/>
            </w:rPr>
            <w:tab/>
          </w:r>
          <w:r w:rsidR="00AC1D4D" w:rsidRPr="00567BE1">
            <w:rPr>
              <w:rFonts w:ascii="Times New Roman" w:hAnsi="Times New Roman" w:cs="Times New Roman"/>
              <w:color w:val="000000"/>
              <w:sz w:val="32"/>
              <w:szCs w:val="40"/>
            </w:rPr>
            <w:br w:type="page"/>
          </w:r>
        </w:p>
      </w:sdtContent>
    </w:sdt>
    <w:bookmarkStart w:id="0" w:name="_Toc454190268" w:displacedByCustomXml="prev"/>
    <w:p w14:paraId="2D305E7D" w14:textId="533E44C7" w:rsidR="0074329F" w:rsidRPr="00567BE1" w:rsidRDefault="00861B4A" w:rsidP="00E95989">
      <w:pPr>
        <w:pStyle w:val="Titre1"/>
        <w:numPr>
          <w:ilvl w:val="0"/>
          <w:numId w:val="3"/>
        </w:numPr>
        <w:pBdr>
          <w:bottom w:val="single" w:sz="12" w:space="1" w:color="17365D" w:themeColor="text2" w:themeShade="BF"/>
        </w:pBdr>
        <w:shd w:val="clear" w:color="auto" w:fill="DBE5F1" w:themeFill="accent1" w:themeFillTint="33"/>
        <w:ind w:left="426" w:hanging="426"/>
        <w:rPr>
          <w:rFonts w:ascii="Calibri" w:eastAsia="Times New Roman" w:hAnsi="Calibri" w:cs="Times New Roman"/>
          <w:kern w:val="32"/>
          <w:sz w:val="40"/>
          <w:szCs w:val="40"/>
        </w:rPr>
      </w:pPr>
      <w:r w:rsidRPr="00567BE1">
        <w:lastRenderedPageBreak/>
        <w:t>In</w:t>
      </w:r>
      <w:r w:rsidR="007100CD" w:rsidRPr="00567BE1">
        <w:t>troduction</w:t>
      </w:r>
    </w:p>
    <w:p w14:paraId="46C4F3F5" w14:textId="5C9296CA" w:rsidR="00DC6480" w:rsidRPr="00567BE1" w:rsidRDefault="00DC6480" w:rsidP="00567BE1">
      <w:pPr>
        <w:spacing w:before="100" w:beforeAutospacing="1" w:after="100" w:afterAutospacing="1" w:line="360" w:lineRule="auto"/>
        <w:jc w:val="both"/>
      </w:pPr>
      <w:r w:rsidRPr="00567BE1">
        <w:t xml:space="preserve">Le cahier des charges d’un site web est un document détaillé qui décrit </w:t>
      </w:r>
      <w:r w:rsidR="00DD024F" w:rsidRPr="00567BE1">
        <w:t xml:space="preserve">les objectifs, </w:t>
      </w:r>
      <w:r w:rsidRPr="00567BE1">
        <w:t xml:space="preserve">les fonctionnalités, les caractéristiques et les exigences relatives </w:t>
      </w:r>
      <w:r w:rsidR="00DD024F" w:rsidRPr="00567BE1">
        <w:t>au</w:t>
      </w:r>
      <w:r w:rsidRPr="00567BE1">
        <w:t xml:space="preserve"> projet de création de site web. Il sert à qualifier son besoin et à décrire les attentes</w:t>
      </w:r>
      <w:r w:rsidR="00DD024F" w:rsidRPr="00567BE1">
        <w:t xml:space="preserve"> vis à vis de l’</w:t>
      </w:r>
      <w:r w:rsidR="00FE74EE" w:rsidRPr="00567BE1">
        <w:t>Équipe</w:t>
      </w:r>
      <w:r w:rsidR="00DD024F" w:rsidRPr="00567BE1">
        <w:t xml:space="preserve"> technique.</w:t>
      </w:r>
    </w:p>
    <w:p w14:paraId="27887481" w14:textId="7EAFA4B6" w:rsidR="0057024B" w:rsidRPr="00567BE1" w:rsidRDefault="000A229E" w:rsidP="00567BE1">
      <w:pPr>
        <w:spacing w:before="100" w:beforeAutospacing="1" w:after="100" w:afterAutospacing="1" w:line="360" w:lineRule="auto"/>
        <w:jc w:val="both"/>
      </w:pPr>
      <w:r w:rsidRPr="00567BE1">
        <w:t xml:space="preserve">Ce cahier de charges </w:t>
      </w:r>
      <w:r w:rsidR="00DD024F" w:rsidRPr="00567BE1">
        <w:t xml:space="preserve">synthétise toutes les informations utiles et donne les meilleures chances de livrer un projet qui </w:t>
      </w:r>
      <w:r w:rsidR="00FE74EE" w:rsidRPr="00567BE1">
        <w:t>répond</w:t>
      </w:r>
      <w:r w:rsidR="00DD024F" w:rsidRPr="00567BE1">
        <w:t xml:space="preserve"> aux attentes de votre structure</w:t>
      </w:r>
      <w:r w:rsidR="007100CD" w:rsidRPr="00567BE1">
        <w:t>. Il</w:t>
      </w:r>
      <w:r w:rsidRPr="00567BE1">
        <w:t xml:space="preserve"> servira de base de travail à la </w:t>
      </w:r>
      <w:r w:rsidR="0018373F" w:rsidRPr="00567BE1">
        <w:t>D</w:t>
      </w:r>
      <w:r w:rsidR="007100CD" w:rsidRPr="00567BE1">
        <w:t>ivision Digitalisation de l’Information et de la Communication (DDIC) de la Direction Informatique et des Systèmes d’Information (DISI)</w:t>
      </w:r>
      <w:r w:rsidRPr="00567BE1">
        <w:t xml:space="preserve"> pour la conception de votre site web.</w:t>
      </w:r>
    </w:p>
    <w:p w14:paraId="5BEE79FD" w14:textId="16E15C9D" w:rsidR="00861B4A" w:rsidRPr="00567BE1" w:rsidRDefault="0057024B" w:rsidP="00567BE1">
      <w:pPr>
        <w:spacing w:before="100" w:beforeAutospacing="1" w:after="100" w:afterAutospacing="1" w:line="360" w:lineRule="auto"/>
        <w:jc w:val="both"/>
      </w:pPr>
      <w:r w:rsidRPr="00567BE1">
        <w:t>Cependant, la DISI/DDIC se réserve le droit de proposer des idées, des offres complémentaires dans la mesure où elles contribuent à l’amélioration ou à la réussite du projet.</w:t>
      </w:r>
    </w:p>
    <w:p w14:paraId="115CB0DC" w14:textId="2773834B" w:rsidR="000A229E" w:rsidRPr="00BC6C19" w:rsidRDefault="00BC6C19" w:rsidP="00E95989">
      <w:pPr>
        <w:pStyle w:val="Titre1"/>
        <w:numPr>
          <w:ilvl w:val="0"/>
          <w:numId w:val="3"/>
        </w:numPr>
        <w:pBdr>
          <w:bottom w:val="single" w:sz="12" w:space="1" w:color="17365D" w:themeColor="text2" w:themeShade="BF"/>
        </w:pBdr>
        <w:shd w:val="clear" w:color="auto" w:fill="DBE5F1" w:themeFill="accent1" w:themeFillTint="33"/>
        <w:ind w:left="426" w:hanging="426"/>
      </w:pPr>
      <w:bookmarkStart w:id="1" w:name="_Toc272839681"/>
      <w:r>
        <w:t>Présentation</w:t>
      </w:r>
      <w:r w:rsidR="00034237" w:rsidRPr="00BC6C19">
        <w:t xml:space="preserve"> du projet</w:t>
      </w:r>
    </w:p>
    <w:bookmarkEnd w:id="1"/>
    <w:p w14:paraId="19CE8ECB" w14:textId="77777777" w:rsidR="00034237" w:rsidRPr="00567BE1" w:rsidRDefault="00034237" w:rsidP="00034237">
      <w:pPr>
        <w:rPr>
          <w:rStyle w:val="Accentuation"/>
          <w:sz w:val="18"/>
        </w:rPr>
      </w:pPr>
    </w:p>
    <w:p w14:paraId="46879EA2" w14:textId="732FC2F2" w:rsidR="00BC6C19" w:rsidRPr="00BC6C19" w:rsidRDefault="00BC6C19" w:rsidP="00E95989">
      <w:pPr>
        <w:pStyle w:val="Titre1"/>
        <w:numPr>
          <w:ilvl w:val="0"/>
          <w:numId w:val="2"/>
        </w:numPr>
        <w:spacing w:before="100" w:beforeAutospacing="1" w:after="100" w:afterAutospacing="1"/>
        <w:ind w:left="714" w:hanging="357"/>
        <w:rPr>
          <w:rStyle w:val="Accentuation"/>
          <w:i w:val="0"/>
          <w:iCs w:val="0"/>
          <w:sz w:val="24"/>
        </w:rPr>
      </w:pPr>
      <w:r>
        <w:rPr>
          <w:sz w:val="24"/>
        </w:rPr>
        <w:t>Présentation de la structure</w:t>
      </w:r>
    </w:p>
    <w:p w14:paraId="2B12A988" w14:textId="09D3DD30" w:rsidR="00B60645" w:rsidRPr="00D56A6B" w:rsidRDefault="00B60645" w:rsidP="008F7A1A">
      <w:pPr>
        <w:spacing w:after="160" w:line="259" w:lineRule="auto"/>
        <w:jc w:val="both"/>
      </w:pPr>
      <w:r w:rsidRPr="00D56A6B">
        <w:t>La Faculté des Sciences de l’Université Cheikh Anta Diop de Dakar (UCAD) est un établissement d’enseignement supérieur créé en 1957 et devenu Faculté des Sciences et Techniques</w:t>
      </w:r>
      <w:r>
        <w:t xml:space="preserve"> </w:t>
      </w:r>
      <w:r w:rsidRPr="00D56A6B">
        <w:t>(FST)</w:t>
      </w:r>
      <w:r>
        <w:t xml:space="preserve"> </w:t>
      </w:r>
      <w:r w:rsidRPr="00D56A6B">
        <w:t>en 1990.</w:t>
      </w:r>
      <w:r>
        <w:t xml:space="preserve">          </w:t>
      </w:r>
      <w:r w:rsidRPr="00D56A6B">
        <w:br/>
        <w:t>Elle a pour mission principale la formation, la recherche et le service à la communauté dans les domaines scientifiques et technologiques.</w:t>
      </w:r>
    </w:p>
    <w:p w14:paraId="05FE9A2E" w14:textId="77777777" w:rsidR="00B60645" w:rsidRPr="00D56A6B" w:rsidRDefault="00B60645" w:rsidP="00B60645">
      <w:pPr>
        <w:spacing w:after="160" w:line="259" w:lineRule="auto"/>
        <w:jc w:val="both"/>
      </w:pPr>
      <w:r w:rsidRPr="00D56A6B">
        <w:t>La FST compte :</w:t>
      </w:r>
    </w:p>
    <w:p w14:paraId="136D8D09" w14:textId="77777777" w:rsidR="00B60645" w:rsidRPr="00D56A6B" w:rsidRDefault="00B60645" w:rsidP="00E95989">
      <w:pPr>
        <w:numPr>
          <w:ilvl w:val="0"/>
          <w:numId w:val="10"/>
        </w:numPr>
        <w:spacing w:after="160" w:line="259" w:lineRule="auto"/>
        <w:jc w:val="both"/>
      </w:pPr>
      <w:r w:rsidRPr="00D56A6B">
        <w:t>Environ 12 000 à 13 000 étudiants</w:t>
      </w:r>
    </w:p>
    <w:p w14:paraId="6CC86031" w14:textId="77777777" w:rsidR="00B60645" w:rsidRPr="00D56A6B" w:rsidRDefault="00B60645" w:rsidP="00E95989">
      <w:pPr>
        <w:numPr>
          <w:ilvl w:val="0"/>
          <w:numId w:val="10"/>
        </w:numPr>
        <w:spacing w:after="160" w:line="259" w:lineRule="auto"/>
        <w:jc w:val="both"/>
      </w:pPr>
      <w:r w:rsidRPr="00D56A6B">
        <w:t>Plus de 200 enseignants-chercheurs</w:t>
      </w:r>
    </w:p>
    <w:p w14:paraId="5E1F3468" w14:textId="77777777" w:rsidR="00B60645" w:rsidRPr="00D56A6B" w:rsidRDefault="00B60645" w:rsidP="00E95989">
      <w:pPr>
        <w:numPr>
          <w:ilvl w:val="0"/>
          <w:numId w:val="10"/>
        </w:numPr>
        <w:spacing w:after="160" w:line="259" w:lineRule="auto"/>
        <w:jc w:val="both"/>
      </w:pPr>
      <w:r w:rsidRPr="00D56A6B">
        <w:t>6 départements (Math-Info, Physique, Chimie, Biologie Animale, Biologie Végétale, Géologie)</w:t>
      </w:r>
    </w:p>
    <w:p w14:paraId="6E2A5651" w14:textId="4577472C" w:rsidR="00B60645" w:rsidRPr="00D56A6B" w:rsidRDefault="00B60645" w:rsidP="00E95989">
      <w:pPr>
        <w:numPr>
          <w:ilvl w:val="0"/>
          <w:numId w:val="10"/>
        </w:numPr>
        <w:spacing w:after="160" w:line="259" w:lineRule="auto"/>
        <w:jc w:val="both"/>
      </w:pPr>
      <w:r w:rsidRPr="00D56A6B">
        <w:t>3 instituts de formation</w:t>
      </w:r>
      <w:r>
        <w:t xml:space="preserve"> : </w:t>
      </w:r>
      <w:r w:rsidRPr="00760B18">
        <w:rPr>
          <w:iCs/>
        </w:rPr>
        <w:t xml:space="preserve">Institut des Sciences de l’Environnement (ISE), Institut Supérieur d’Agriculture et Entrepreneuriat (ISAE), Institut Mathématiques </w:t>
      </w:r>
      <w:r w:rsidR="00CB22F2">
        <w:rPr>
          <w:iCs/>
        </w:rPr>
        <w:t>« </w:t>
      </w:r>
      <w:r w:rsidRPr="00760B18">
        <w:rPr>
          <w:iCs/>
        </w:rPr>
        <w:t>Souleymane FALL</w:t>
      </w:r>
      <w:r w:rsidR="00CB22F2">
        <w:rPr>
          <w:iCs/>
        </w:rPr>
        <w:t> »</w:t>
      </w:r>
    </w:p>
    <w:p w14:paraId="693E47C7" w14:textId="77777777" w:rsidR="00B60645" w:rsidRPr="00D56A6B" w:rsidRDefault="00B60645" w:rsidP="00B60645">
      <w:pPr>
        <w:spacing w:after="160" w:line="259" w:lineRule="auto"/>
        <w:jc w:val="both"/>
      </w:pPr>
      <w:r w:rsidRPr="00D56A6B">
        <w:t>Elle offre des formations dans le système LMD (Licence – Master – Doctorat) avec une forte orientation vers l’employabilité.</w:t>
      </w:r>
    </w:p>
    <w:p w14:paraId="7F0E2059" w14:textId="5BFBF123" w:rsidR="00BC6C19" w:rsidRDefault="00BC6C19" w:rsidP="00034237">
      <w:pPr>
        <w:rPr>
          <w:rStyle w:val="Accentuation"/>
          <w:sz w:val="18"/>
        </w:rPr>
      </w:pPr>
    </w:p>
    <w:p w14:paraId="6B5EC0D3" w14:textId="192A7FED" w:rsidR="00EA2947" w:rsidRDefault="00EA2947">
      <w:pPr>
        <w:rPr>
          <w:rStyle w:val="Accentuation"/>
          <w:sz w:val="18"/>
        </w:rPr>
      </w:pPr>
      <w:r>
        <w:rPr>
          <w:rStyle w:val="Accentuation"/>
          <w:sz w:val="18"/>
        </w:rPr>
        <w:br w:type="page"/>
      </w:r>
    </w:p>
    <w:p w14:paraId="0E7A7208" w14:textId="77777777" w:rsidR="00BC6C19" w:rsidRPr="00567BE1" w:rsidRDefault="00BC6C19" w:rsidP="00034237">
      <w:pPr>
        <w:rPr>
          <w:rStyle w:val="Accentuation"/>
          <w:sz w:val="18"/>
        </w:rPr>
      </w:pPr>
    </w:p>
    <w:p w14:paraId="32A8F5E3" w14:textId="27910D90" w:rsidR="00034237" w:rsidRPr="00BC6C19" w:rsidRDefault="00034237" w:rsidP="00E95989">
      <w:pPr>
        <w:pStyle w:val="Titre1"/>
        <w:numPr>
          <w:ilvl w:val="0"/>
          <w:numId w:val="2"/>
        </w:numPr>
        <w:spacing w:before="100" w:beforeAutospacing="1" w:after="100" w:afterAutospacing="1"/>
        <w:ind w:left="714" w:hanging="357"/>
        <w:rPr>
          <w:rStyle w:val="Accentuation"/>
          <w:i w:val="0"/>
          <w:iCs w:val="0"/>
          <w:sz w:val="24"/>
        </w:rPr>
      </w:pPr>
      <w:r w:rsidRPr="00BC6C19">
        <w:rPr>
          <w:sz w:val="24"/>
        </w:rPr>
        <w:t>Objectif du projet</w:t>
      </w:r>
    </w:p>
    <w:p w14:paraId="1A6E61CE" w14:textId="77777777" w:rsidR="00EA2947" w:rsidRPr="00D56A6B" w:rsidRDefault="00EA2947" w:rsidP="00E95989">
      <w:pPr>
        <w:numPr>
          <w:ilvl w:val="0"/>
          <w:numId w:val="11"/>
        </w:numPr>
        <w:spacing w:after="160" w:line="259" w:lineRule="auto"/>
      </w:pPr>
      <w:r w:rsidRPr="00D56A6B">
        <w:t>Moderniser le site web de la FST</w:t>
      </w:r>
    </w:p>
    <w:p w14:paraId="17AAE51E" w14:textId="77777777" w:rsidR="00EA2947" w:rsidRPr="00D56A6B" w:rsidRDefault="00EA2947" w:rsidP="00E95989">
      <w:pPr>
        <w:numPr>
          <w:ilvl w:val="0"/>
          <w:numId w:val="11"/>
        </w:numPr>
        <w:spacing w:after="160" w:line="259" w:lineRule="auto"/>
      </w:pPr>
      <w:r w:rsidRPr="00D56A6B">
        <w:t>Améliorer la visibilité nationale et internationale</w:t>
      </w:r>
    </w:p>
    <w:p w14:paraId="12247C1B" w14:textId="77777777" w:rsidR="00EA2947" w:rsidRPr="00D56A6B" w:rsidRDefault="00EA2947" w:rsidP="00E95989">
      <w:pPr>
        <w:numPr>
          <w:ilvl w:val="0"/>
          <w:numId w:val="11"/>
        </w:numPr>
        <w:spacing w:after="160" w:line="259" w:lineRule="auto"/>
      </w:pPr>
      <w:r w:rsidRPr="00D56A6B">
        <w:t>Centraliser l’information académique et administrative</w:t>
      </w:r>
    </w:p>
    <w:p w14:paraId="1CB9C0DF" w14:textId="77777777" w:rsidR="00EA2947" w:rsidRPr="00D56A6B" w:rsidRDefault="00EA2947" w:rsidP="00E95989">
      <w:pPr>
        <w:numPr>
          <w:ilvl w:val="0"/>
          <w:numId w:val="11"/>
        </w:numPr>
        <w:spacing w:after="160" w:line="259" w:lineRule="auto"/>
      </w:pPr>
      <w:r w:rsidRPr="00D56A6B">
        <w:t>Faciliter l’accès aux informations pour les étudiants, enseignants et partenaires</w:t>
      </w:r>
    </w:p>
    <w:p w14:paraId="1D28F32C" w14:textId="77777777" w:rsidR="00EA2947" w:rsidRPr="00D56A6B" w:rsidRDefault="00EA2947" w:rsidP="00E95989">
      <w:pPr>
        <w:numPr>
          <w:ilvl w:val="0"/>
          <w:numId w:val="11"/>
        </w:numPr>
        <w:spacing w:after="160" w:line="259" w:lineRule="auto"/>
      </w:pPr>
      <w:r w:rsidRPr="00D56A6B">
        <w:t>Valoriser les formations, la recherche et les partenariats</w:t>
      </w:r>
    </w:p>
    <w:p w14:paraId="1609A482" w14:textId="47058F63" w:rsidR="006D4AF9" w:rsidRPr="00EA2947" w:rsidRDefault="00EA2947" w:rsidP="00E95989">
      <w:pPr>
        <w:pStyle w:val="Paragraphedeliste"/>
        <w:numPr>
          <w:ilvl w:val="0"/>
          <w:numId w:val="11"/>
        </w:numPr>
        <w:tabs>
          <w:tab w:val="left" w:pos="7860"/>
        </w:tabs>
        <w:jc w:val="both"/>
        <w:rPr>
          <w:color w:val="000000"/>
          <w:shd w:val="clear" w:color="auto" w:fill="FFFFFF"/>
        </w:rPr>
      </w:pPr>
      <w:r w:rsidRPr="00D56A6B">
        <w:t>Offrir une plateforme intuitive et responsive</w:t>
      </w:r>
    </w:p>
    <w:p w14:paraId="1A6EEFB8" w14:textId="77777777" w:rsidR="00BC6C19" w:rsidRPr="00567BE1" w:rsidRDefault="00BC6C19" w:rsidP="006D4AF9">
      <w:pPr>
        <w:tabs>
          <w:tab w:val="left" w:pos="7860"/>
        </w:tabs>
        <w:jc w:val="both"/>
        <w:rPr>
          <w:color w:val="000000"/>
          <w:shd w:val="clear" w:color="auto" w:fill="FFFFFF"/>
        </w:rPr>
      </w:pPr>
    </w:p>
    <w:p w14:paraId="6B6A7DA2" w14:textId="3ADA45DC" w:rsidR="00034237" w:rsidRPr="00BC6C19" w:rsidRDefault="00034237" w:rsidP="00E95989">
      <w:pPr>
        <w:pStyle w:val="Titre1"/>
        <w:numPr>
          <w:ilvl w:val="0"/>
          <w:numId w:val="2"/>
        </w:numPr>
        <w:spacing w:before="100" w:beforeAutospacing="1" w:after="100" w:afterAutospacing="1"/>
        <w:ind w:left="714" w:hanging="357"/>
        <w:rPr>
          <w:rStyle w:val="Accentuation"/>
          <w:i w:val="0"/>
          <w:iCs w:val="0"/>
          <w:sz w:val="24"/>
        </w:rPr>
      </w:pPr>
      <w:r w:rsidRPr="00BC6C19">
        <w:rPr>
          <w:sz w:val="24"/>
        </w:rPr>
        <w:t>Cibles</w:t>
      </w:r>
    </w:p>
    <w:p w14:paraId="3EBF6E78" w14:textId="77777777" w:rsidR="00685713" w:rsidRPr="00D56A6B" w:rsidRDefault="00685713" w:rsidP="00E05E68">
      <w:pPr>
        <w:spacing w:after="160" w:line="259" w:lineRule="auto"/>
        <w:ind w:left="708"/>
      </w:pPr>
      <w:r w:rsidRPr="00D56A6B">
        <w:rPr>
          <w:b/>
          <w:bCs/>
        </w:rPr>
        <w:t>Cibles principales :</w:t>
      </w:r>
    </w:p>
    <w:p w14:paraId="50FDD6E5" w14:textId="77777777" w:rsidR="00685713" w:rsidRPr="00D56A6B" w:rsidRDefault="00685713" w:rsidP="00E95989">
      <w:pPr>
        <w:numPr>
          <w:ilvl w:val="0"/>
          <w:numId w:val="12"/>
        </w:numPr>
        <w:tabs>
          <w:tab w:val="clear" w:pos="720"/>
          <w:tab w:val="num" w:pos="1428"/>
        </w:tabs>
        <w:spacing w:after="160" w:line="259" w:lineRule="auto"/>
        <w:ind w:left="1428"/>
      </w:pPr>
      <w:r w:rsidRPr="00D56A6B">
        <w:t>Étudiants actuels de la FST</w:t>
      </w:r>
    </w:p>
    <w:p w14:paraId="3529FF36" w14:textId="77777777" w:rsidR="00685713" w:rsidRPr="00D56A6B" w:rsidRDefault="00685713" w:rsidP="00E95989">
      <w:pPr>
        <w:numPr>
          <w:ilvl w:val="0"/>
          <w:numId w:val="12"/>
        </w:numPr>
        <w:tabs>
          <w:tab w:val="clear" w:pos="720"/>
          <w:tab w:val="num" w:pos="1428"/>
        </w:tabs>
        <w:spacing w:after="160" w:line="259" w:lineRule="auto"/>
        <w:ind w:left="1428"/>
      </w:pPr>
      <w:r w:rsidRPr="00D56A6B">
        <w:t>Futurs étudiants (nationaux et internationaux)</w:t>
      </w:r>
    </w:p>
    <w:p w14:paraId="2730834D" w14:textId="77777777" w:rsidR="00685713" w:rsidRPr="00D56A6B" w:rsidRDefault="00685713" w:rsidP="00E95989">
      <w:pPr>
        <w:numPr>
          <w:ilvl w:val="0"/>
          <w:numId w:val="12"/>
        </w:numPr>
        <w:tabs>
          <w:tab w:val="clear" w:pos="720"/>
          <w:tab w:val="num" w:pos="1428"/>
        </w:tabs>
        <w:spacing w:after="160" w:line="259" w:lineRule="auto"/>
        <w:ind w:left="1428"/>
      </w:pPr>
      <w:r w:rsidRPr="00D56A6B">
        <w:t>Enseignants et personnel administratif</w:t>
      </w:r>
    </w:p>
    <w:p w14:paraId="0B29DBCB" w14:textId="77777777" w:rsidR="00685713" w:rsidRPr="00D56A6B" w:rsidRDefault="00685713" w:rsidP="00E05E68">
      <w:pPr>
        <w:spacing w:after="160" w:line="259" w:lineRule="auto"/>
        <w:ind w:left="708"/>
      </w:pPr>
      <w:r w:rsidRPr="00D56A6B">
        <w:rPr>
          <w:b/>
          <w:bCs/>
        </w:rPr>
        <w:t>Cibles secondaires :</w:t>
      </w:r>
    </w:p>
    <w:p w14:paraId="5FE1C4C6" w14:textId="77777777" w:rsidR="00685713" w:rsidRPr="00D56A6B" w:rsidRDefault="00685713" w:rsidP="00E95989">
      <w:pPr>
        <w:numPr>
          <w:ilvl w:val="0"/>
          <w:numId w:val="13"/>
        </w:numPr>
        <w:tabs>
          <w:tab w:val="clear" w:pos="720"/>
          <w:tab w:val="num" w:pos="1428"/>
        </w:tabs>
        <w:spacing w:after="160" w:line="259" w:lineRule="auto"/>
        <w:ind w:left="1428"/>
      </w:pPr>
      <w:r w:rsidRPr="00D56A6B">
        <w:t>Partenaires académiques et industriels</w:t>
      </w:r>
    </w:p>
    <w:p w14:paraId="7346CB73" w14:textId="77777777" w:rsidR="00685713" w:rsidRPr="00D56A6B" w:rsidRDefault="00685713" w:rsidP="00E95989">
      <w:pPr>
        <w:numPr>
          <w:ilvl w:val="0"/>
          <w:numId w:val="13"/>
        </w:numPr>
        <w:tabs>
          <w:tab w:val="clear" w:pos="720"/>
          <w:tab w:val="num" w:pos="1428"/>
        </w:tabs>
        <w:spacing w:after="160" w:line="259" w:lineRule="auto"/>
        <w:ind w:left="1428"/>
      </w:pPr>
      <w:r w:rsidRPr="00D56A6B">
        <w:t>Chercheurs</w:t>
      </w:r>
    </w:p>
    <w:p w14:paraId="7DF7EDB7" w14:textId="77777777" w:rsidR="00685713" w:rsidRPr="00D56A6B" w:rsidRDefault="00685713" w:rsidP="00E95989">
      <w:pPr>
        <w:numPr>
          <w:ilvl w:val="0"/>
          <w:numId w:val="13"/>
        </w:numPr>
        <w:tabs>
          <w:tab w:val="clear" w:pos="720"/>
          <w:tab w:val="num" w:pos="1428"/>
        </w:tabs>
        <w:spacing w:after="160" w:line="259" w:lineRule="auto"/>
        <w:ind w:left="1428"/>
      </w:pPr>
      <w:r w:rsidRPr="00D56A6B">
        <w:t>Institutions nationales et internationales</w:t>
      </w:r>
    </w:p>
    <w:p w14:paraId="59FAA098" w14:textId="744AF98C" w:rsidR="0018373F" w:rsidRPr="00567BE1" w:rsidRDefault="00685713" w:rsidP="00E95989">
      <w:pPr>
        <w:numPr>
          <w:ilvl w:val="0"/>
          <w:numId w:val="13"/>
        </w:numPr>
        <w:tabs>
          <w:tab w:val="clear" w:pos="720"/>
          <w:tab w:val="num" w:pos="1428"/>
        </w:tabs>
        <w:spacing w:after="160" w:line="259" w:lineRule="auto"/>
        <w:ind w:left="1428"/>
      </w:pPr>
      <w:r w:rsidRPr="00D56A6B">
        <w:t>Entreprises</w:t>
      </w:r>
    </w:p>
    <w:p w14:paraId="39BC4DA3" w14:textId="03658D0D" w:rsidR="00034237" w:rsidRPr="00BC6C19" w:rsidRDefault="00610667" w:rsidP="00E95989">
      <w:pPr>
        <w:pStyle w:val="Titre1"/>
        <w:numPr>
          <w:ilvl w:val="0"/>
          <w:numId w:val="2"/>
        </w:numPr>
        <w:spacing w:before="100" w:beforeAutospacing="1" w:after="100" w:afterAutospacing="1"/>
        <w:ind w:left="714" w:hanging="357"/>
        <w:rPr>
          <w:rStyle w:val="Accentuation"/>
          <w:i w:val="0"/>
          <w:iCs w:val="0"/>
          <w:sz w:val="24"/>
        </w:rPr>
      </w:pPr>
      <w:r>
        <w:rPr>
          <w:sz w:val="24"/>
        </w:rPr>
        <w:t>Date de livraison</w:t>
      </w:r>
    </w:p>
    <w:p w14:paraId="25AC9FF7" w14:textId="455E76D2" w:rsidR="00D4329A" w:rsidRPr="00D56A6B" w:rsidRDefault="00D4329A" w:rsidP="00D4329A">
      <w:pPr>
        <w:spacing w:after="160" w:line="259" w:lineRule="auto"/>
        <w:ind w:firstLine="708"/>
      </w:pPr>
      <w:r w:rsidRPr="00D56A6B">
        <w:t xml:space="preserve">Proposition : </w:t>
      </w:r>
      <w:r>
        <w:t>1</w:t>
      </w:r>
      <w:r w:rsidRPr="00D56A6B">
        <w:t xml:space="preserve"> mois après validation du cahier de charges</w:t>
      </w:r>
    </w:p>
    <w:p w14:paraId="07FB44B4" w14:textId="5A64C0D7" w:rsidR="00034237" w:rsidRPr="00567BE1" w:rsidRDefault="00034237" w:rsidP="00034237">
      <w:pPr>
        <w:rPr>
          <w:rStyle w:val="Accentuation"/>
          <w:sz w:val="18"/>
        </w:rPr>
      </w:pPr>
    </w:p>
    <w:p w14:paraId="19D7EAA1" w14:textId="77777777" w:rsidR="0018373F" w:rsidRPr="00567BE1" w:rsidRDefault="0018373F" w:rsidP="00AD1AC2"/>
    <w:p w14:paraId="1FAA6727" w14:textId="230B55CC" w:rsidR="00B72D84" w:rsidRPr="00BC6C19" w:rsidRDefault="00BC6C19" w:rsidP="00E95989">
      <w:pPr>
        <w:pStyle w:val="Titre1"/>
        <w:numPr>
          <w:ilvl w:val="0"/>
          <w:numId w:val="3"/>
        </w:numPr>
        <w:pBdr>
          <w:bottom w:val="single" w:sz="12" w:space="1" w:color="17365D" w:themeColor="text2" w:themeShade="BF"/>
        </w:pBdr>
        <w:shd w:val="clear" w:color="auto" w:fill="DBE5F1" w:themeFill="accent1" w:themeFillTint="33"/>
        <w:ind w:left="426" w:hanging="426"/>
      </w:pPr>
      <w:r>
        <w:t>Équipe</w:t>
      </w:r>
      <w:r w:rsidR="007100CD" w:rsidRPr="00BC6C19">
        <w:t xml:space="preserve"> projet</w:t>
      </w:r>
    </w:p>
    <w:p w14:paraId="535AB868" w14:textId="718B9CFB" w:rsidR="00172A7E" w:rsidRPr="00567BE1" w:rsidRDefault="00BC6C19" w:rsidP="00E95989">
      <w:pPr>
        <w:pStyle w:val="Titre1"/>
        <w:numPr>
          <w:ilvl w:val="0"/>
          <w:numId w:val="5"/>
        </w:numPr>
        <w:spacing w:before="100" w:beforeAutospacing="1" w:after="100" w:afterAutospacing="1"/>
        <w:rPr>
          <w:sz w:val="24"/>
        </w:rPr>
      </w:pPr>
      <w:bookmarkStart w:id="2" w:name="_Toc454190272"/>
      <w:bookmarkEnd w:id="0"/>
      <w:r>
        <w:rPr>
          <w:sz w:val="24"/>
        </w:rPr>
        <w:t xml:space="preserve">Point focal </w:t>
      </w:r>
    </w:p>
    <w:p w14:paraId="3D7D184F" w14:textId="48D609FF" w:rsidR="00BC6C19" w:rsidRPr="00567BE1" w:rsidRDefault="00BC6C19" w:rsidP="00BC6C19">
      <w:pPr>
        <w:rPr>
          <w:rStyle w:val="Accentuation"/>
          <w:sz w:val="18"/>
        </w:rPr>
      </w:pPr>
      <w:r w:rsidRPr="00567BE1">
        <w:rPr>
          <w:rStyle w:val="Accentuation"/>
          <w:sz w:val="18"/>
        </w:rPr>
        <w:t>[</w:t>
      </w:r>
      <w:r>
        <w:rPr>
          <w:rStyle w:val="Accentuation"/>
          <w:sz w:val="18"/>
        </w:rPr>
        <w:t xml:space="preserve">Il s’agit de renseigner les informations de </w:t>
      </w:r>
      <w:r w:rsidRPr="00407269">
        <w:rPr>
          <w:rStyle w:val="Accentuation"/>
          <w:b/>
          <w:sz w:val="18"/>
        </w:rPr>
        <w:t>l’interlocuteur principal]</w:t>
      </w:r>
    </w:p>
    <w:p w14:paraId="4AC8DEF6" w14:textId="16EEBB96" w:rsidR="008F23AA" w:rsidRPr="00BC6C19" w:rsidRDefault="008F23AA" w:rsidP="00E95989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before="100" w:beforeAutospacing="1" w:after="100" w:afterAutospacing="1" w:line="360" w:lineRule="auto"/>
      </w:pPr>
      <w:r w:rsidRPr="00BC6C19">
        <w:t xml:space="preserve">Prénom </w:t>
      </w:r>
      <w:r w:rsidR="00044169" w:rsidRPr="00BC6C19">
        <w:t>/</w:t>
      </w:r>
      <w:r w:rsidRPr="00BC6C19">
        <w:t xml:space="preserve"> </w:t>
      </w:r>
      <w:r w:rsidR="00044169" w:rsidRPr="00BC6C19">
        <w:t>N</w:t>
      </w:r>
      <w:r w:rsidRPr="00BC6C19">
        <w:t>om :</w:t>
      </w:r>
      <w:r w:rsidR="002C45D6" w:rsidRPr="00BC6C19">
        <w:t xml:space="preserve"> </w:t>
      </w:r>
      <w:r w:rsidR="0022588E">
        <w:t>Mansor SAMBA</w:t>
      </w:r>
    </w:p>
    <w:p w14:paraId="4EC8C157" w14:textId="44FEFDA0" w:rsidR="008F23AA" w:rsidRPr="00BC6C19" w:rsidRDefault="008F23AA" w:rsidP="00E95989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before="100" w:beforeAutospacing="1" w:after="100" w:afterAutospacing="1" w:line="360" w:lineRule="auto"/>
      </w:pPr>
      <w:r w:rsidRPr="00BC6C19">
        <w:t>Email institutionnel :</w:t>
      </w:r>
      <w:r w:rsidR="00662D31" w:rsidRPr="00BC6C19">
        <w:t xml:space="preserve"> </w:t>
      </w:r>
      <w:r w:rsidR="004F3263" w:rsidRPr="004F3263">
        <w:t>mansor.samba@ucad.edu.sn</w:t>
      </w:r>
    </w:p>
    <w:p w14:paraId="6322E8C1" w14:textId="6F8CABCA" w:rsidR="008F23AA" w:rsidRPr="00BC6C19" w:rsidRDefault="008F23AA" w:rsidP="00E95989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before="100" w:beforeAutospacing="1" w:after="100" w:afterAutospacing="1" w:line="360" w:lineRule="auto"/>
      </w:pPr>
      <w:r w:rsidRPr="00BC6C19">
        <w:lastRenderedPageBreak/>
        <w:t>Téléphone :</w:t>
      </w:r>
      <w:r w:rsidR="00A0333A" w:rsidRPr="00BC6C19">
        <w:t xml:space="preserve"> </w:t>
      </w:r>
      <w:r w:rsidR="00955249">
        <w:t>77</w:t>
      </w:r>
      <w:r w:rsidR="008B5530">
        <w:t xml:space="preserve"> </w:t>
      </w:r>
      <w:r w:rsidR="00955249">
        <w:t>792</w:t>
      </w:r>
      <w:r w:rsidR="008B5530">
        <w:t xml:space="preserve"> </w:t>
      </w:r>
      <w:r w:rsidR="00955249">
        <w:t>46</w:t>
      </w:r>
      <w:r w:rsidR="008B5530">
        <w:t xml:space="preserve"> </w:t>
      </w:r>
      <w:r w:rsidR="00955249">
        <w:t>17</w:t>
      </w:r>
    </w:p>
    <w:p w14:paraId="5A87596E" w14:textId="0FA25059" w:rsidR="00460CC0" w:rsidRPr="00BC6C19" w:rsidRDefault="008F23AA" w:rsidP="00E95989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before="100" w:beforeAutospacing="1" w:after="100" w:afterAutospacing="1" w:line="360" w:lineRule="auto"/>
      </w:pPr>
      <w:r w:rsidRPr="00BC6C19">
        <w:t>Fonction :</w:t>
      </w:r>
      <w:r w:rsidR="00A0333A" w:rsidRPr="00BC6C19">
        <w:t xml:space="preserve"> </w:t>
      </w:r>
      <w:r w:rsidR="00770928">
        <w:t>Ingénieur informatici</w:t>
      </w:r>
      <w:r w:rsidR="00D467D9">
        <w:t>en /</w:t>
      </w:r>
      <w:r w:rsidR="003D62EB">
        <w:t>Chef</w:t>
      </w:r>
      <w:r w:rsidR="00770928">
        <w:t xml:space="preserve"> de service Informatique FST</w:t>
      </w:r>
    </w:p>
    <w:p w14:paraId="7E21E3C9" w14:textId="559766EC" w:rsidR="00CC323D" w:rsidRPr="00567BE1" w:rsidRDefault="00BC6C19" w:rsidP="00E95989">
      <w:pPr>
        <w:pStyle w:val="Titre1"/>
        <w:numPr>
          <w:ilvl w:val="0"/>
          <w:numId w:val="5"/>
        </w:numPr>
        <w:spacing w:before="100" w:beforeAutospacing="1" w:after="100" w:afterAutospacing="1"/>
        <w:rPr>
          <w:sz w:val="24"/>
        </w:rPr>
      </w:pPr>
      <w:r>
        <w:rPr>
          <w:sz w:val="24"/>
        </w:rPr>
        <w:t>Autres membres</w:t>
      </w:r>
    </w:p>
    <w:p w14:paraId="37E95740" w14:textId="563419A0" w:rsidR="004F3781" w:rsidRDefault="004F3781" w:rsidP="004F3781">
      <w:pPr>
        <w:rPr>
          <w:rStyle w:val="Accentuation"/>
          <w:sz w:val="18"/>
        </w:rPr>
      </w:pPr>
      <w:r w:rsidRPr="00567BE1">
        <w:rPr>
          <w:rStyle w:val="Accentuation"/>
          <w:sz w:val="18"/>
        </w:rPr>
        <w:t>[</w:t>
      </w:r>
      <w:r>
        <w:rPr>
          <w:rStyle w:val="Accentuation"/>
          <w:sz w:val="18"/>
        </w:rPr>
        <w:t xml:space="preserve">Il s’agit de lister s’il y lieu </w:t>
      </w:r>
      <w:r w:rsidRPr="00407269">
        <w:rPr>
          <w:rStyle w:val="Accentuation"/>
          <w:b/>
          <w:sz w:val="18"/>
        </w:rPr>
        <w:t>les autres membres de l’</w:t>
      </w:r>
      <w:r w:rsidR="003962E8" w:rsidRPr="00407269">
        <w:rPr>
          <w:rStyle w:val="Accentuation"/>
          <w:b/>
          <w:sz w:val="18"/>
        </w:rPr>
        <w:t>Équipe</w:t>
      </w:r>
      <w:r w:rsidRPr="00407269">
        <w:rPr>
          <w:rStyle w:val="Accentuation"/>
          <w:b/>
          <w:sz w:val="18"/>
        </w:rPr>
        <w:t xml:space="preserve"> projet qui seront en copie de l’ensemble des échanges</w:t>
      </w:r>
      <w:r w:rsidRPr="00567BE1">
        <w:rPr>
          <w:rStyle w:val="Accentuation"/>
          <w:sz w:val="18"/>
        </w:rPr>
        <w:t>]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="004F3781" w14:paraId="1DC030A9" w14:textId="77777777" w:rsidTr="004F3781">
        <w:trPr>
          <w:trHeight w:val="1891"/>
        </w:trPr>
        <w:tc>
          <w:tcPr>
            <w:tcW w:w="1555" w:type="dxa"/>
          </w:tcPr>
          <w:p w14:paraId="4B64363A" w14:textId="444C3D61" w:rsidR="004F3781" w:rsidRPr="004F3781" w:rsidRDefault="004F3781" w:rsidP="004F3781">
            <w:pPr>
              <w:rPr>
                <w:rStyle w:val="Accentuation"/>
                <w:sz w:val="18"/>
              </w:rPr>
            </w:pPr>
            <w:r w:rsidRPr="004F3781">
              <w:t>Membre 1</w:t>
            </w:r>
          </w:p>
        </w:tc>
        <w:tc>
          <w:tcPr>
            <w:tcW w:w="7507" w:type="dxa"/>
            <w:vAlign w:val="center"/>
          </w:tcPr>
          <w:p w14:paraId="221727F5" w14:textId="6DBFAB10" w:rsidR="004F3781" w:rsidRPr="00BC6C19" w:rsidRDefault="004F3781" w:rsidP="00E95989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100" w:beforeAutospacing="1" w:after="100" w:afterAutospacing="1" w:line="360" w:lineRule="auto"/>
            </w:pPr>
            <w:r w:rsidRPr="00BC6C19">
              <w:t xml:space="preserve">Prénom / Nom : </w:t>
            </w:r>
            <w:r w:rsidR="00B6156E">
              <w:t>Marième WADE</w:t>
            </w:r>
          </w:p>
          <w:p w14:paraId="6D649CD2" w14:textId="59E6D7E1" w:rsidR="004F3781" w:rsidRPr="00BC6C19" w:rsidRDefault="004F3781" w:rsidP="00E95989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100" w:beforeAutospacing="1" w:after="100" w:afterAutospacing="1" w:line="360" w:lineRule="auto"/>
            </w:pPr>
            <w:r w:rsidRPr="00BC6C19">
              <w:t xml:space="preserve">Email institutionnel : </w:t>
            </w:r>
            <w:r w:rsidR="00B6156E">
              <w:t>marieme2.wade@ucad.edu.sn</w:t>
            </w:r>
          </w:p>
          <w:p w14:paraId="47E114AE" w14:textId="7797360A" w:rsidR="004F3781" w:rsidRPr="00BC6C19" w:rsidRDefault="004F3781" w:rsidP="00E95989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100" w:beforeAutospacing="1" w:after="100" w:afterAutospacing="1" w:line="360" w:lineRule="auto"/>
            </w:pPr>
            <w:r w:rsidRPr="00BC6C19">
              <w:t xml:space="preserve">Téléphone : </w:t>
            </w:r>
            <w:r w:rsidR="00B6156E">
              <w:t>77</w:t>
            </w:r>
            <w:r w:rsidR="00377CBF">
              <w:t xml:space="preserve"> 707 56 04</w:t>
            </w:r>
          </w:p>
          <w:p w14:paraId="5E81344C" w14:textId="6B951CEE" w:rsidR="004F3781" w:rsidRPr="004F3781" w:rsidRDefault="004F3781" w:rsidP="00E95989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100" w:beforeAutospacing="1" w:line="360" w:lineRule="auto"/>
              <w:rPr>
                <w:rStyle w:val="Accentuation"/>
                <w:i w:val="0"/>
                <w:iCs w:val="0"/>
              </w:rPr>
            </w:pPr>
            <w:r w:rsidRPr="00BC6C19">
              <w:t xml:space="preserve">Fonction : </w:t>
            </w:r>
            <w:r w:rsidR="00770928">
              <w:t xml:space="preserve">Ingénieur </w:t>
            </w:r>
            <w:r w:rsidR="00D467D9">
              <w:t>informaticienne</w:t>
            </w:r>
          </w:p>
        </w:tc>
      </w:tr>
      <w:tr w:rsidR="004F3781" w14:paraId="185C5403" w14:textId="77777777" w:rsidTr="004F3781">
        <w:trPr>
          <w:trHeight w:val="1819"/>
        </w:trPr>
        <w:tc>
          <w:tcPr>
            <w:tcW w:w="1555" w:type="dxa"/>
          </w:tcPr>
          <w:p w14:paraId="71179032" w14:textId="775EBC16" w:rsidR="004F3781" w:rsidRDefault="004F3781" w:rsidP="004F3781">
            <w:pPr>
              <w:rPr>
                <w:rStyle w:val="Accentuation"/>
                <w:sz w:val="18"/>
              </w:rPr>
            </w:pPr>
            <w:r w:rsidRPr="004F3781">
              <w:t xml:space="preserve">Membre </w:t>
            </w:r>
            <w:r>
              <w:t>2</w:t>
            </w:r>
          </w:p>
        </w:tc>
        <w:tc>
          <w:tcPr>
            <w:tcW w:w="7507" w:type="dxa"/>
            <w:vAlign w:val="center"/>
          </w:tcPr>
          <w:p w14:paraId="063C0BB0" w14:textId="59C3F52D" w:rsidR="004F3781" w:rsidRPr="00BC6C19" w:rsidRDefault="004F3781" w:rsidP="00E95989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100" w:beforeAutospacing="1" w:after="100" w:afterAutospacing="1" w:line="360" w:lineRule="auto"/>
            </w:pPr>
            <w:r w:rsidRPr="00BC6C19">
              <w:t xml:space="preserve">Prénom / Nom : </w:t>
            </w:r>
            <w:r w:rsidR="00770928">
              <w:t>Papa Ciré DIOP</w:t>
            </w:r>
          </w:p>
          <w:p w14:paraId="4899151C" w14:textId="022133A1" w:rsidR="004F3781" w:rsidRPr="00BC6C19" w:rsidRDefault="004F3781" w:rsidP="00E95989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100" w:beforeAutospacing="1" w:after="100" w:afterAutospacing="1" w:line="360" w:lineRule="auto"/>
            </w:pPr>
            <w:r w:rsidRPr="00BC6C19">
              <w:t xml:space="preserve">Email institutionnel : </w:t>
            </w:r>
            <w:r w:rsidR="00F744B0">
              <w:t>papacire.diop@ucad.edu.sn</w:t>
            </w:r>
          </w:p>
          <w:p w14:paraId="5EBBA754" w14:textId="6AF70122" w:rsidR="004F3781" w:rsidRDefault="004F3781" w:rsidP="00E95989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100" w:beforeAutospacing="1" w:after="100" w:afterAutospacing="1" w:line="360" w:lineRule="auto"/>
            </w:pPr>
            <w:r w:rsidRPr="00BC6C19">
              <w:t xml:space="preserve">Téléphone : </w:t>
            </w:r>
            <w:r w:rsidR="00C51E29">
              <w:t>77 703 17 98</w:t>
            </w:r>
          </w:p>
          <w:p w14:paraId="3003AEF9" w14:textId="7D4AF324" w:rsidR="004F3781" w:rsidRPr="004F3781" w:rsidRDefault="004F3781" w:rsidP="00E95989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100" w:beforeAutospacing="1" w:line="360" w:lineRule="auto"/>
              <w:rPr>
                <w:rStyle w:val="Accentuation"/>
                <w:i w:val="0"/>
                <w:iCs w:val="0"/>
              </w:rPr>
            </w:pPr>
            <w:r w:rsidRPr="00BC6C19">
              <w:t>Fonction :</w:t>
            </w:r>
            <w:r w:rsidR="00DD63AC">
              <w:t xml:space="preserve"> Chef de service </w:t>
            </w:r>
            <w:r w:rsidR="00507B49">
              <w:t>Accueil, Information et C</w:t>
            </w:r>
            <w:r w:rsidR="00DD63AC">
              <w:t>ommunication FST</w:t>
            </w:r>
          </w:p>
        </w:tc>
      </w:tr>
    </w:tbl>
    <w:p w14:paraId="76568D76" w14:textId="4B7C2EF8" w:rsidR="004F3781" w:rsidRPr="004F3781" w:rsidRDefault="004F3781" w:rsidP="004F3781">
      <w:pPr>
        <w:rPr>
          <w:rStyle w:val="Accentuation"/>
          <w:sz w:val="18"/>
        </w:rPr>
      </w:pPr>
    </w:p>
    <w:p w14:paraId="080A7C9F" w14:textId="6A005D74" w:rsidR="00364156" w:rsidRPr="00BC6C19" w:rsidRDefault="00364156" w:rsidP="00E95989">
      <w:pPr>
        <w:pStyle w:val="Titre1"/>
        <w:numPr>
          <w:ilvl w:val="0"/>
          <w:numId w:val="3"/>
        </w:numPr>
        <w:pBdr>
          <w:bottom w:val="single" w:sz="12" w:space="1" w:color="17365D" w:themeColor="text2" w:themeShade="BF"/>
        </w:pBdr>
        <w:shd w:val="clear" w:color="auto" w:fill="DBE5F1" w:themeFill="accent1" w:themeFillTint="33"/>
        <w:ind w:left="426" w:hanging="426"/>
      </w:pPr>
      <w:r>
        <w:t>Description graphique et ergonomique</w:t>
      </w:r>
    </w:p>
    <w:p w14:paraId="2747AED2" w14:textId="21F0F76F" w:rsidR="00364156" w:rsidRPr="00416C1F" w:rsidRDefault="00364156" w:rsidP="00E95989">
      <w:pPr>
        <w:pStyle w:val="Titre1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 w:rsidRPr="00567BE1">
        <w:rPr>
          <w:sz w:val="24"/>
        </w:rPr>
        <w:t>Logo</w:t>
      </w:r>
    </w:p>
    <w:p w14:paraId="040A7E17" w14:textId="05E3C0D2" w:rsidR="00364156" w:rsidRPr="00416C1F" w:rsidRDefault="00364156" w:rsidP="00364156">
      <w:pPr>
        <w:pStyle w:val="Default"/>
        <w:spacing w:after="200" w:line="360" w:lineRule="auto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 w:rsidRPr="00416C1F">
        <w:rPr>
          <w:rFonts w:asciiTheme="minorHAnsi" w:hAnsiTheme="minorHAnsi" w:cstheme="minorBidi"/>
          <w:color w:val="auto"/>
          <w:sz w:val="22"/>
          <w:szCs w:val="22"/>
        </w:rPr>
        <w:t xml:space="preserve">Disposez-vous d’un logo différent de celui de l’UCAD ? : </w:t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instrText xml:space="preserve"> FORMCHECKBOX </w:instrText>
      </w:r>
      <w:r w:rsidRPr="00416C1F">
        <w:rPr>
          <w:rFonts w:asciiTheme="minorHAnsi" w:hAnsiTheme="minorHAnsi" w:cstheme="minorBidi"/>
          <w:color w:val="auto"/>
          <w:sz w:val="22"/>
          <w:szCs w:val="22"/>
        </w:rPr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fldChar w:fldCharType="separate"/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fldChar w:fldCharType="end"/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t xml:space="preserve">  Oui    </w:t>
      </w:r>
      <w:r w:rsidR="00377CBF">
        <w:rPr>
          <w:rFonts w:asciiTheme="minorHAnsi" w:hAnsiTheme="minorHAnsi" w:cstheme="minorBidi"/>
          <w:color w:val="auto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377CBF">
        <w:rPr>
          <w:rFonts w:asciiTheme="minorHAnsi" w:hAnsiTheme="minorHAnsi" w:cstheme="minorBidi"/>
          <w:color w:val="auto"/>
          <w:sz w:val="22"/>
          <w:szCs w:val="22"/>
        </w:rPr>
        <w:instrText xml:space="preserve"> FORMCHECKBOX </w:instrText>
      </w:r>
      <w:r w:rsidR="00377CBF">
        <w:rPr>
          <w:rFonts w:asciiTheme="minorHAnsi" w:hAnsiTheme="minorHAnsi" w:cstheme="minorBidi"/>
          <w:color w:val="auto"/>
          <w:sz w:val="22"/>
          <w:szCs w:val="22"/>
        </w:rPr>
      </w:r>
      <w:r w:rsidR="00377CBF">
        <w:rPr>
          <w:rFonts w:asciiTheme="minorHAnsi" w:hAnsiTheme="minorHAnsi" w:cstheme="minorBidi"/>
          <w:color w:val="auto"/>
          <w:sz w:val="22"/>
          <w:szCs w:val="22"/>
        </w:rPr>
        <w:fldChar w:fldCharType="separate"/>
      </w:r>
      <w:r w:rsidR="00377CBF">
        <w:rPr>
          <w:rFonts w:asciiTheme="minorHAnsi" w:hAnsiTheme="minorHAnsi" w:cstheme="minorBidi"/>
          <w:color w:val="auto"/>
          <w:sz w:val="22"/>
          <w:szCs w:val="22"/>
        </w:rPr>
        <w:fldChar w:fldCharType="end"/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t xml:space="preserve">  Non        </w:t>
      </w:r>
    </w:p>
    <w:p w14:paraId="2193FCFE" w14:textId="77777777" w:rsidR="00364156" w:rsidRPr="00416C1F" w:rsidRDefault="00364156" w:rsidP="00416C1F">
      <w:pPr>
        <w:rPr>
          <w:rStyle w:val="Accentuation"/>
          <w:i w:val="0"/>
          <w:iCs w:val="0"/>
          <w:sz w:val="18"/>
        </w:rPr>
      </w:pPr>
      <w:r w:rsidRPr="00416C1F">
        <w:rPr>
          <w:rStyle w:val="Accentuation"/>
          <w:sz w:val="18"/>
        </w:rPr>
        <w:t xml:space="preserve">Si oui, veuillez nous l’envoyer en haute résolution par email en même temps que le cahier de charges </w:t>
      </w:r>
    </w:p>
    <w:p w14:paraId="29FCB113" w14:textId="0DB46BDA" w:rsidR="00364156" w:rsidRPr="00416C1F" w:rsidRDefault="00364156" w:rsidP="00E95989">
      <w:pPr>
        <w:pStyle w:val="Titre1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 w:rsidRPr="00567BE1">
        <w:rPr>
          <w:sz w:val="24"/>
        </w:rPr>
        <w:t>Charte graphique</w:t>
      </w:r>
    </w:p>
    <w:p w14:paraId="5E21FD31" w14:textId="5175FAF4" w:rsidR="00364156" w:rsidRPr="00416C1F" w:rsidRDefault="00364156" w:rsidP="00416C1F">
      <w:pPr>
        <w:pStyle w:val="Default"/>
        <w:spacing w:after="200" w:line="360" w:lineRule="auto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 w:rsidRPr="00567BE1">
        <w:rPr>
          <w:rFonts w:asciiTheme="minorHAnsi" w:hAnsiTheme="minorHAnsi" w:cstheme="minorBidi"/>
          <w:color w:val="auto"/>
          <w:sz w:val="22"/>
          <w:szCs w:val="22"/>
        </w:rPr>
        <w:t xml:space="preserve">Disposez-vous d’une charte graphique différente de celle de l’UCAD ? : </w:t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instrText xml:space="preserve"> FORMCHECKBOX </w:instrText>
      </w:r>
      <w:r w:rsidRPr="00416C1F">
        <w:rPr>
          <w:rFonts w:asciiTheme="minorHAnsi" w:hAnsiTheme="minorHAnsi" w:cstheme="minorBidi"/>
          <w:color w:val="auto"/>
          <w:sz w:val="22"/>
          <w:szCs w:val="22"/>
        </w:rPr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fldChar w:fldCharType="separate"/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fldChar w:fldCharType="end"/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t xml:space="preserve">  Oui      </w:t>
      </w:r>
      <w:r w:rsidR="00377CBF">
        <w:rPr>
          <w:rFonts w:asciiTheme="minorHAnsi" w:hAnsiTheme="minorHAnsi" w:cstheme="minorBidi"/>
          <w:color w:val="auto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 w:rsidR="00377CBF">
        <w:rPr>
          <w:rFonts w:asciiTheme="minorHAnsi" w:hAnsiTheme="minorHAnsi" w:cstheme="minorBidi"/>
          <w:color w:val="auto"/>
          <w:sz w:val="22"/>
          <w:szCs w:val="22"/>
        </w:rPr>
        <w:instrText xml:space="preserve"> FORMCHECKBOX </w:instrText>
      </w:r>
      <w:r w:rsidR="00377CBF">
        <w:rPr>
          <w:rFonts w:asciiTheme="minorHAnsi" w:hAnsiTheme="minorHAnsi" w:cstheme="minorBidi"/>
          <w:color w:val="auto"/>
          <w:sz w:val="22"/>
          <w:szCs w:val="22"/>
        </w:rPr>
      </w:r>
      <w:r w:rsidR="00377CBF">
        <w:rPr>
          <w:rFonts w:asciiTheme="minorHAnsi" w:hAnsiTheme="minorHAnsi" w:cstheme="minorBidi"/>
          <w:color w:val="auto"/>
          <w:sz w:val="22"/>
          <w:szCs w:val="22"/>
        </w:rPr>
        <w:fldChar w:fldCharType="separate"/>
      </w:r>
      <w:r w:rsidR="00377CBF">
        <w:rPr>
          <w:rFonts w:asciiTheme="minorHAnsi" w:hAnsiTheme="minorHAnsi" w:cstheme="minorBidi"/>
          <w:color w:val="auto"/>
          <w:sz w:val="22"/>
          <w:szCs w:val="22"/>
        </w:rPr>
        <w:fldChar w:fldCharType="end"/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t xml:space="preserve">  Non</w:t>
      </w:r>
    </w:p>
    <w:p w14:paraId="58FB3217" w14:textId="3E9DEE38" w:rsidR="00364156" w:rsidRPr="00416C1F" w:rsidRDefault="00364156" w:rsidP="00416C1F">
      <w:pPr>
        <w:rPr>
          <w:rStyle w:val="Accentuation"/>
          <w:sz w:val="18"/>
        </w:rPr>
      </w:pPr>
      <w:r w:rsidRPr="00416C1F">
        <w:rPr>
          <w:rStyle w:val="Accentuation"/>
          <w:sz w:val="18"/>
        </w:rPr>
        <w:t>Si oui, veuillez nous l’envoyer par email en même temps que le cahier de charges.</w:t>
      </w:r>
    </w:p>
    <w:p w14:paraId="34D2300F" w14:textId="07D07342" w:rsidR="00416C1F" w:rsidRPr="00416C1F" w:rsidRDefault="00416C1F" w:rsidP="00E95989">
      <w:pPr>
        <w:pStyle w:val="Titre1"/>
        <w:numPr>
          <w:ilvl w:val="0"/>
          <w:numId w:val="6"/>
        </w:numPr>
        <w:spacing w:before="100" w:beforeAutospacing="1" w:after="100" w:afterAutospacing="1"/>
        <w:rPr>
          <w:sz w:val="24"/>
        </w:rPr>
      </w:pPr>
      <w:r>
        <w:rPr>
          <w:sz w:val="24"/>
        </w:rPr>
        <w:t>Maquette</w:t>
      </w:r>
    </w:p>
    <w:p w14:paraId="491E6D97" w14:textId="1C519604" w:rsidR="00416C1F" w:rsidRPr="00416C1F" w:rsidRDefault="00416C1F" w:rsidP="00416C1F">
      <w:pPr>
        <w:pStyle w:val="Default"/>
        <w:spacing w:after="200" w:line="360" w:lineRule="auto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rFonts w:asciiTheme="minorHAnsi" w:hAnsiTheme="minorHAnsi" w:cstheme="minorBidi"/>
          <w:color w:val="auto"/>
          <w:sz w:val="22"/>
          <w:szCs w:val="22"/>
        </w:rPr>
        <w:t xml:space="preserve">Avez-vous une idée de l’organisation de la page d’accueil </w:t>
      </w:r>
      <w:r w:rsidRPr="00567BE1">
        <w:rPr>
          <w:rFonts w:asciiTheme="minorHAnsi" w:hAnsiTheme="minorHAnsi" w:cstheme="minorBidi"/>
          <w:color w:val="auto"/>
          <w:sz w:val="22"/>
          <w:szCs w:val="22"/>
        </w:rPr>
        <w:t xml:space="preserve">? : </w:t>
      </w:r>
      <w:r w:rsidR="00EC53E9">
        <w:rPr>
          <w:rFonts w:asciiTheme="minorHAnsi" w:hAnsiTheme="minorHAnsi" w:cstheme="minorBidi"/>
          <w:color w:val="auto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EC53E9">
        <w:rPr>
          <w:rFonts w:asciiTheme="minorHAnsi" w:hAnsiTheme="minorHAnsi" w:cstheme="minorBidi"/>
          <w:color w:val="auto"/>
          <w:sz w:val="22"/>
          <w:szCs w:val="22"/>
        </w:rPr>
        <w:instrText xml:space="preserve"> FORMCHECKBOX </w:instrText>
      </w:r>
      <w:r w:rsidR="00EC53E9">
        <w:rPr>
          <w:rFonts w:asciiTheme="minorHAnsi" w:hAnsiTheme="minorHAnsi" w:cstheme="minorBidi"/>
          <w:color w:val="auto"/>
          <w:sz w:val="22"/>
          <w:szCs w:val="22"/>
        </w:rPr>
      </w:r>
      <w:r w:rsidR="00EC53E9">
        <w:rPr>
          <w:rFonts w:asciiTheme="minorHAnsi" w:hAnsiTheme="minorHAnsi" w:cstheme="minorBidi"/>
          <w:color w:val="auto"/>
          <w:sz w:val="22"/>
          <w:szCs w:val="22"/>
        </w:rPr>
        <w:fldChar w:fldCharType="separate"/>
      </w:r>
      <w:r w:rsidR="00EC53E9">
        <w:rPr>
          <w:rFonts w:asciiTheme="minorHAnsi" w:hAnsiTheme="minorHAnsi" w:cstheme="minorBidi"/>
          <w:color w:val="auto"/>
          <w:sz w:val="22"/>
          <w:szCs w:val="22"/>
        </w:rPr>
        <w:fldChar w:fldCharType="end"/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t xml:space="preserve">  Oui      </w:t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instrText xml:space="preserve"> FORMCHECKBOX </w:instrText>
      </w:r>
      <w:r w:rsidRPr="00416C1F">
        <w:rPr>
          <w:rFonts w:asciiTheme="minorHAnsi" w:hAnsiTheme="minorHAnsi" w:cstheme="minorBidi"/>
          <w:color w:val="auto"/>
          <w:sz w:val="22"/>
          <w:szCs w:val="22"/>
        </w:rPr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fldChar w:fldCharType="separate"/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fldChar w:fldCharType="end"/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t xml:space="preserve">  Non</w:t>
      </w:r>
    </w:p>
    <w:p w14:paraId="6B051FB2" w14:textId="58627C70" w:rsidR="00416C1F" w:rsidRPr="00416C1F" w:rsidRDefault="00416C1F" w:rsidP="00416C1F">
      <w:pPr>
        <w:rPr>
          <w:rStyle w:val="Accentuation"/>
          <w:sz w:val="18"/>
        </w:rPr>
      </w:pPr>
      <w:r w:rsidRPr="00416C1F">
        <w:rPr>
          <w:rStyle w:val="Accentuation"/>
          <w:sz w:val="18"/>
        </w:rPr>
        <w:t>Si oui, veuillez nous l’envoyer</w:t>
      </w:r>
      <w:r>
        <w:rPr>
          <w:rStyle w:val="Accentuation"/>
          <w:sz w:val="18"/>
        </w:rPr>
        <w:t xml:space="preserve"> dans un fichier (sous format word ou pdf) </w:t>
      </w:r>
      <w:r w:rsidRPr="00416C1F">
        <w:rPr>
          <w:rStyle w:val="Accentuation"/>
          <w:sz w:val="18"/>
        </w:rPr>
        <w:t>par email en même temps que le cahier de charges.</w:t>
      </w:r>
    </w:p>
    <w:p w14:paraId="51B6442E" w14:textId="61DFA89E" w:rsidR="00416C1F" w:rsidRPr="00BC6C19" w:rsidRDefault="00416C1F" w:rsidP="00E95989">
      <w:pPr>
        <w:pStyle w:val="Titre1"/>
        <w:numPr>
          <w:ilvl w:val="0"/>
          <w:numId w:val="3"/>
        </w:numPr>
        <w:pBdr>
          <w:bottom w:val="single" w:sz="12" w:space="1" w:color="17365D" w:themeColor="text2" w:themeShade="BF"/>
        </w:pBdr>
        <w:shd w:val="clear" w:color="auto" w:fill="DBE5F1" w:themeFill="accent1" w:themeFillTint="33"/>
        <w:ind w:left="426" w:hanging="426"/>
      </w:pPr>
      <w:r>
        <w:lastRenderedPageBreak/>
        <w:t>Description fonctionnelle</w:t>
      </w:r>
      <w:r w:rsidR="00F27A0F">
        <w:t xml:space="preserve"> et technique</w:t>
      </w:r>
    </w:p>
    <w:p w14:paraId="35F0622F" w14:textId="40C36403" w:rsidR="00416C1F" w:rsidRPr="00416C1F" w:rsidRDefault="00AC2776" w:rsidP="00E95989">
      <w:pPr>
        <w:pStyle w:val="Titre1"/>
        <w:numPr>
          <w:ilvl w:val="0"/>
          <w:numId w:val="7"/>
        </w:numPr>
        <w:spacing w:before="100" w:beforeAutospacing="1" w:after="100" w:afterAutospacing="1"/>
        <w:rPr>
          <w:sz w:val="24"/>
        </w:rPr>
      </w:pPr>
      <w:r>
        <w:rPr>
          <w:sz w:val="24"/>
        </w:rPr>
        <w:t>Existant</w:t>
      </w:r>
    </w:p>
    <w:bookmarkEnd w:id="2"/>
    <w:p w14:paraId="03783DE5" w14:textId="7CB93B38" w:rsidR="00AC2776" w:rsidRDefault="00AC2776" w:rsidP="00AC2776">
      <w:pPr>
        <w:pStyle w:val="Default"/>
        <w:spacing w:after="200" w:line="360" w:lineRule="auto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rFonts w:asciiTheme="minorHAnsi" w:hAnsiTheme="minorHAnsi" w:cstheme="minorBidi"/>
          <w:color w:val="auto"/>
          <w:sz w:val="22"/>
          <w:szCs w:val="22"/>
        </w:rPr>
        <w:t xml:space="preserve">Avez-vous déjà un site en ligne </w:t>
      </w:r>
      <w:r w:rsidRPr="00567BE1">
        <w:rPr>
          <w:rFonts w:asciiTheme="minorHAnsi" w:hAnsiTheme="minorHAnsi" w:cstheme="minorBidi"/>
          <w:color w:val="auto"/>
          <w:sz w:val="22"/>
          <w:szCs w:val="22"/>
        </w:rPr>
        <w:t xml:space="preserve">? : </w:t>
      </w:r>
      <w:r w:rsidR="00EC53E9">
        <w:rPr>
          <w:rFonts w:asciiTheme="minorHAnsi" w:hAnsiTheme="minorHAnsi" w:cstheme="minorBidi"/>
          <w:color w:val="auto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EC53E9">
        <w:rPr>
          <w:rFonts w:asciiTheme="minorHAnsi" w:hAnsiTheme="minorHAnsi" w:cstheme="minorBidi"/>
          <w:color w:val="auto"/>
          <w:sz w:val="22"/>
          <w:szCs w:val="22"/>
        </w:rPr>
        <w:instrText xml:space="preserve"> FORMCHECKBOX </w:instrText>
      </w:r>
      <w:r w:rsidR="00EC53E9">
        <w:rPr>
          <w:rFonts w:asciiTheme="minorHAnsi" w:hAnsiTheme="minorHAnsi" w:cstheme="minorBidi"/>
          <w:color w:val="auto"/>
          <w:sz w:val="22"/>
          <w:szCs w:val="22"/>
        </w:rPr>
      </w:r>
      <w:r w:rsidR="00EC53E9">
        <w:rPr>
          <w:rFonts w:asciiTheme="minorHAnsi" w:hAnsiTheme="minorHAnsi" w:cstheme="minorBidi"/>
          <w:color w:val="auto"/>
          <w:sz w:val="22"/>
          <w:szCs w:val="22"/>
        </w:rPr>
        <w:fldChar w:fldCharType="separate"/>
      </w:r>
      <w:r w:rsidR="00EC53E9">
        <w:rPr>
          <w:rFonts w:asciiTheme="minorHAnsi" w:hAnsiTheme="minorHAnsi" w:cstheme="minorBidi"/>
          <w:color w:val="auto"/>
          <w:sz w:val="22"/>
          <w:szCs w:val="22"/>
        </w:rPr>
        <w:fldChar w:fldCharType="end"/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t xml:space="preserve">  Oui      </w:t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instrText xml:space="preserve"> FORMCHECKBOX </w:instrText>
      </w:r>
      <w:r w:rsidRPr="00416C1F">
        <w:rPr>
          <w:rFonts w:asciiTheme="minorHAnsi" w:hAnsiTheme="minorHAnsi" w:cstheme="minorBidi"/>
          <w:color w:val="auto"/>
          <w:sz w:val="22"/>
          <w:szCs w:val="22"/>
        </w:rPr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fldChar w:fldCharType="separate"/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fldChar w:fldCharType="end"/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t xml:space="preserve">  Non</w:t>
      </w:r>
    </w:p>
    <w:p w14:paraId="023C271B" w14:textId="0F0B360B" w:rsidR="00AC2776" w:rsidRDefault="00AC2776" w:rsidP="00AC2776">
      <w:pPr>
        <w:pStyle w:val="Default"/>
        <w:spacing w:after="200" w:line="360" w:lineRule="auto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 w:rsidRPr="00AC2776">
        <w:rPr>
          <w:rFonts w:asciiTheme="minorHAnsi" w:hAnsiTheme="minorHAnsi" w:cstheme="minorBidi"/>
          <w:color w:val="auto"/>
          <w:sz w:val="22"/>
          <w:szCs w:val="22"/>
        </w:rPr>
        <w:t>Si oui, quel</w:t>
      </w:r>
      <w:r w:rsidR="00797753">
        <w:rPr>
          <w:rFonts w:asciiTheme="minorHAnsi" w:hAnsiTheme="minorHAnsi" w:cstheme="minorBidi"/>
          <w:color w:val="auto"/>
          <w:sz w:val="22"/>
          <w:szCs w:val="22"/>
        </w:rPr>
        <w:t>le</w:t>
      </w:r>
      <w:r w:rsidRPr="00AC2776">
        <w:rPr>
          <w:rFonts w:asciiTheme="minorHAnsi" w:hAnsiTheme="minorHAnsi" w:cstheme="minorBidi"/>
          <w:color w:val="auto"/>
          <w:sz w:val="22"/>
          <w:szCs w:val="22"/>
        </w:rPr>
        <w:t xml:space="preserve"> est l’url</w:t>
      </w:r>
      <w:r w:rsidR="00797753">
        <w:rPr>
          <w:rFonts w:asciiTheme="minorHAnsi" w:hAnsiTheme="minorHAnsi" w:cstheme="minorBidi"/>
          <w:color w:val="auto"/>
          <w:sz w:val="22"/>
          <w:szCs w:val="22"/>
        </w:rPr>
        <w:t xml:space="preserve"> (le lien du site)</w:t>
      </w:r>
      <w:r w:rsidRPr="00AC2776">
        <w:rPr>
          <w:rFonts w:asciiTheme="minorHAnsi" w:hAnsiTheme="minorHAnsi" w:cstheme="minorBidi"/>
          <w:color w:val="auto"/>
          <w:sz w:val="22"/>
          <w:szCs w:val="22"/>
        </w:rPr>
        <w:t> :</w:t>
      </w:r>
      <w:r w:rsidR="00A444AB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hyperlink r:id="rId11" w:history="1">
        <w:r w:rsidR="00A444AB" w:rsidRPr="00A444AB">
          <w:rPr>
            <w:rStyle w:val="Lienhypertexte"/>
            <w:rFonts w:asciiTheme="minorHAnsi" w:hAnsiTheme="minorHAnsi" w:cstheme="minorBidi"/>
            <w:color w:val="auto"/>
            <w:sz w:val="22"/>
            <w:szCs w:val="22"/>
          </w:rPr>
          <w:t>https://fst.ucad.sn/</w:t>
        </w:r>
      </w:hyperlink>
      <w:r w:rsidR="00A444AB" w:rsidRPr="00A444AB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="00A444AB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</w:p>
    <w:p w14:paraId="14AA05CD" w14:textId="3EC5E4FB" w:rsidR="00AC2776" w:rsidRDefault="00AC2776" w:rsidP="00E95989">
      <w:pPr>
        <w:pStyle w:val="Titre1"/>
        <w:numPr>
          <w:ilvl w:val="0"/>
          <w:numId w:val="7"/>
        </w:numPr>
        <w:spacing w:before="100" w:beforeAutospacing="1" w:after="100" w:afterAutospacing="1"/>
        <w:rPr>
          <w:sz w:val="24"/>
        </w:rPr>
      </w:pPr>
      <w:r>
        <w:rPr>
          <w:sz w:val="24"/>
        </w:rPr>
        <w:t>Lien</w:t>
      </w:r>
      <w:r w:rsidR="00797753">
        <w:rPr>
          <w:sz w:val="24"/>
        </w:rPr>
        <w:t xml:space="preserve"> de votre nouveau site une fois en ligne</w:t>
      </w:r>
    </w:p>
    <w:p w14:paraId="59E218C9" w14:textId="11CC6283" w:rsidR="00AC2776" w:rsidRPr="00AC2776" w:rsidRDefault="00AC2776" w:rsidP="00AC2776">
      <w:pPr>
        <w:rPr>
          <w:i/>
          <w:iCs/>
          <w:sz w:val="18"/>
        </w:rPr>
      </w:pPr>
      <w:r w:rsidRPr="00567BE1">
        <w:rPr>
          <w:rStyle w:val="Accentuation"/>
          <w:sz w:val="18"/>
        </w:rPr>
        <w:t>[</w:t>
      </w:r>
      <w:r>
        <w:rPr>
          <w:rStyle w:val="Accentuation"/>
          <w:sz w:val="18"/>
        </w:rPr>
        <w:t>Renseigner l’adresse souhaitée pour accéder à votre site</w:t>
      </w:r>
      <w:r w:rsidRPr="00567BE1">
        <w:rPr>
          <w:rStyle w:val="Accentuation"/>
          <w:sz w:val="18"/>
        </w:rPr>
        <w:t>]</w:t>
      </w:r>
    </w:p>
    <w:p w14:paraId="3B8BBD68" w14:textId="4E1AC559" w:rsidR="00AC2776" w:rsidRPr="00AC2776" w:rsidRDefault="00AC2776" w:rsidP="00517D21">
      <w:pPr>
        <w:spacing w:after="160" w:line="259" w:lineRule="auto"/>
      </w:pPr>
      <w:r>
        <w:t>Url</w:t>
      </w:r>
      <w:r w:rsidR="00A70A8C">
        <w:t>/Adresse</w:t>
      </w:r>
      <w:r>
        <w:t xml:space="preserve"> souhaitée : </w:t>
      </w:r>
      <w:hyperlink r:id="rId12" w:history="1">
        <w:r w:rsidR="00517D21" w:rsidRPr="00D56A6B">
          <w:rPr>
            <w:rStyle w:val="Lienhypertexte"/>
            <w:color w:val="auto"/>
          </w:rPr>
          <w:t>https://fst.ucad.sn</w:t>
        </w:r>
      </w:hyperlink>
      <w:r w:rsidR="00517D21" w:rsidRPr="00D56A6B">
        <w:t xml:space="preserve"> (refonte du site existant)</w:t>
      </w:r>
    </w:p>
    <w:p w14:paraId="54EB9975" w14:textId="502758C6" w:rsidR="005671B8" w:rsidRDefault="00CA090D" w:rsidP="00E95989">
      <w:pPr>
        <w:pStyle w:val="Titre1"/>
        <w:numPr>
          <w:ilvl w:val="0"/>
          <w:numId w:val="7"/>
        </w:numPr>
        <w:spacing w:before="100" w:beforeAutospacing="1" w:after="100" w:afterAutospacing="1"/>
        <w:rPr>
          <w:sz w:val="24"/>
        </w:rPr>
      </w:pPr>
      <w:r>
        <w:rPr>
          <w:sz w:val="24"/>
        </w:rPr>
        <w:t>Arborescence du site</w:t>
      </w:r>
    </w:p>
    <w:p w14:paraId="07253F5A" w14:textId="6B7C1F50" w:rsidR="00CA090D" w:rsidRPr="00AC2776" w:rsidRDefault="00CA090D" w:rsidP="00CA090D">
      <w:pPr>
        <w:rPr>
          <w:i/>
          <w:iCs/>
          <w:sz w:val="18"/>
        </w:rPr>
      </w:pPr>
      <w:r w:rsidRPr="00567BE1">
        <w:rPr>
          <w:rStyle w:val="Accentuation"/>
          <w:sz w:val="18"/>
        </w:rPr>
        <w:t>[</w:t>
      </w:r>
      <w:r w:rsidR="00670984">
        <w:rPr>
          <w:rStyle w:val="Accentuation"/>
          <w:sz w:val="18"/>
        </w:rPr>
        <w:t>Copier et coller le tableau pour l</w:t>
      </w:r>
      <w:r>
        <w:rPr>
          <w:rStyle w:val="Accentuation"/>
          <w:sz w:val="18"/>
        </w:rPr>
        <w:t>ister l’ensemble des rubriques et sous rubrique</w:t>
      </w:r>
      <w:r w:rsidR="00797753">
        <w:rPr>
          <w:rStyle w:val="Accentuation"/>
          <w:sz w:val="18"/>
        </w:rPr>
        <w:t>s</w:t>
      </w:r>
      <w:r>
        <w:rPr>
          <w:rStyle w:val="Accentuation"/>
          <w:sz w:val="18"/>
        </w:rPr>
        <w:t xml:space="preserve"> du site</w:t>
      </w:r>
      <w:r w:rsidRPr="00567BE1">
        <w:rPr>
          <w:rStyle w:val="Accentuation"/>
          <w:sz w:val="18"/>
        </w:rPr>
        <w:t>]</w:t>
      </w:r>
    </w:p>
    <w:p w14:paraId="59C9C4E3" w14:textId="04119387" w:rsidR="00CA090D" w:rsidRPr="00670984" w:rsidRDefault="00CA090D" w:rsidP="00670984">
      <w:pPr>
        <w:spacing w:after="0"/>
        <w:rPr>
          <w:rStyle w:val="Accentuation"/>
          <w:iCs w:val="0"/>
          <w:sz w:val="18"/>
        </w:rPr>
      </w:pPr>
      <w:r w:rsidRPr="00CA090D">
        <w:rPr>
          <w:rStyle w:val="Accentuation"/>
          <w:iCs w:val="0"/>
          <w:sz w:val="18"/>
        </w:rPr>
        <w:t>Exemple :</w:t>
      </w:r>
    </w:p>
    <w:tbl>
      <w:tblPr>
        <w:tblStyle w:val="Grilledutableau"/>
        <w:tblW w:w="9104" w:type="dxa"/>
        <w:tblLook w:val="04A0" w:firstRow="1" w:lastRow="0" w:firstColumn="1" w:lastColumn="0" w:noHBand="0" w:noVBand="1"/>
      </w:tblPr>
      <w:tblGrid>
        <w:gridCol w:w="3034"/>
        <w:gridCol w:w="3035"/>
        <w:gridCol w:w="3035"/>
      </w:tblGrid>
      <w:tr w:rsidR="009F099B" w:rsidRPr="00670984" w14:paraId="34B6E8A4" w14:textId="77777777" w:rsidTr="00041677">
        <w:trPr>
          <w:trHeight w:val="178"/>
        </w:trPr>
        <w:tc>
          <w:tcPr>
            <w:tcW w:w="3034" w:type="dxa"/>
            <w:vAlign w:val="center"/>
          </w:tcPr>
          <w:p w14:paraId="73111630" w14:textId="31FDAF98" w:rsidR="009F099B" w:rsidRPr="00670984" w:rsidRDefault="009F099B" w:rsidP="00041677">
            <w:pPr>
              <w:spacing w:line="276" w:lineRule="auto"/>
              <w:jc w:val="center"/>
              <w:rPr>
                <w:rStyle w:val="Accentuation"/>
                <w:b/>
                <w:bCs/>
                <w:iCs w:val="0"/>
                <w:sz w:val="18"/>
              </w:rPr>
            </w:pPr>
            <w:r w:rsidRPr="00670984">
              <w:rPr>
                <w:rStyle w:val="Accentuation"/>
                <w:b/>
                <w:bCs/>
                <w:iCs w:val="0"/>
                <w:sz w:val="18"/>
              </w:rPr>
              <w:t>Menu horizontal</w:t>
            </w:r>
          </w:p>
        </w:tc>
        <w:tc>
          <w:tcPr>
            <w:tcW w:w="3035" w:type="dxa"/>
            <w:vAlign w:val="center"/>
          </w:tcPr>
          <w:p w14:paraId="718D1F27" w14:textId="786FD13C" w:rsidR="009F099B" w:rsidRPr="00670984" w:rsidRDefault="009F099B" w:rsidP="00041677">
            <w:pPr>
              <w:spacing w:line="276" w:lineRule="auto"/>
              <w:jc w:val="center"/>
              <w:rPr>
                <w:rStyle w:val="Accentuation"/>
                <w:b/>
                <w:bCs/>
                <w:iCs w:val="0"/>
                <w:sz w:val="18"/>
              </w:rPr>
            </w:pPr>
            <w:r w:rsidRPr="00670984">
              <w:rPr>
                <w:rStyle w:val="Accentuation"/>
                <w:b/>
                <w:bCs/>
                <w:iCs w:val="0"/>
                <w:sz w:val="18"/>
              </w:rPr>
              <w:t>Sous menu 1</w:t>
            </w:r>
          </w:p>
        </w:tc>
        <w:tc>
          <w:tcPr>
            <w:tcW w:w="3035" w:type="dxa"/>
            <w:vAlign w:val="center"/>
          </w:tcPr>
          <w:p w14:paraId="4DF114C7" w14:textId="72D94418" w:rsidR="009F099B" w:rsidRPr="00670984" w:rsidRDefault="009F099B" w:rsidP="00041677">
            <w:pPr>
              <w:spacing w:line="276" w:lineRule="auto"/>
              <w:jc w:val="center"/>
              <w:rPr>
                <w:rStyle w:val="Accentuation"/>
                <w:b/>
                <w:bCs/>
                <w:iCs w:val="0"/>
                <w:sz w:val="18"/>
              </w:rPr>
            </w:pPr>
            <w:r w:rsidRPr="00670984">
              <w:rPr>
                <w:rStyle w:val="Accentuation"/>
                <w:b/>
                <w:bCs/>
                <w:iCs w:val="0"/>
                <w:sz w:val="18"/>
              </w:rPr>
              <w:t>Sous menu 2</w:t>
            </w:r>
          </w:p>
        </w:tc>
      </w:tr>
      <w:tr w:rsidR="00CA090D" w:rsidRPr="00670984" w14:paraId="5DD93B15" w14:textId="77777777" w:rsidTr="00041677">
        <w:trPr>
          <w:trHeight w:val="178"/>
        </w:trPr>
        <w:tc>
          <w:tcPr>
            <w:tcW w:w="3034" w:type="dxa"/>
            <w:vAlign w:val="center"/>
          </w:tcPr>
          <w:p w14:paraId="33E7BB37" w14:textId="21FC867E" w:rsidR="00CA090D" w:rsidRPr="00670984" w:rsidRDefault="00CA090D" w:rsidP="00041677">
            <w:pPr>
              <w:spacing w:line="276" w:lineRule="auto"/>
              <w:jc w:val="center"/>
              <w:rPr>
                <w:rStyle w:val="Accentuation"/>
                <w:iCs w:val="0"/>
                <w:sz w:val="18"/>
              </w:rPr>
            </w:pPr>
            <w:r w:rsidRPr="00670984">
              <w:rPr>
                <w:rStyle w:val="Accentuation"/>
                <w:iCs w:val="0"/>
                <w:sz w:val="18"/>
              </w:rPr>
              <w:t>Accueil</w:t>
            </w:r>
          </w:p>
        </w:tc>
        <w:tc>
          <w:tcPr>
            <w:tcW w:w="3035" w:type="dxa"/>
            <w:vAlign w:val="center"/>
          </w:tcPr>
          <w:p w14:paraId="5C0601CC" w14:textId="77777777" w:rsidR="00CA090D" w:rsidRPr="00670984" w:rsidRDefault="00CA090D" w:rsidP="00041677">
            <w:pPr>
              <w:spacing w:line="276" w:lineRule="auto"/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</w:tcPr>
          <w:p w14:paraId="6D7FE0A0" w14:textId="77777777" w:rsidR="00CA090D" w:rsidRPr="00670984" w:rsidRDefault="00CA090D" w:rsidP="00041677">
            <w:pPr>
              <w:spacing w:line="276" w:lineRule="auto"/>
              <w:rPr>
                <w:rStyle w:val="Accentuation"/>
                <w:iCs w:val="0"/>
                <w:sz w:val="18"/>
              </w:rPr>
            </w:pPr>
          </w:p>
        </w:tc>
      </w:tr>
      <w:tr w:rsidR="001A7E04" w:rsidRPr="00670984" w14:paraId="31185FD2" w14:textId="77777777" w:rsidTr="41619DD6">
        <w:trPr>
          <w:trHeight w:val="178"/>
        </w:trPr>
        <w:tc>
          <w:tcPr>
            <w:tcW w:w="9104" w:type="dxa"/>
            <w:gridSpan w:val="3"/>
            <w:shd w:val="clear" w:color="auto" w:fill="A6A6A6" w:themeFill="accent3" w:themeFillShade="A6"/>
            <w:vAlign w:val="center"/>
          </w:tcPr>
          <w:p w14:paraId="74B72521" w14:textId="77777777" w:rsidR="001A7E04" w:rsidRPr="00670984" w:rsidRDefault="001A7E04" w:rsidP="00041677">
            <w:pPr>
              <w:rPr>
                <w:rStyle w:val="Accentuation"/>
                <w:iCs w:val="0"/>
                <w:sz w:val="18"/>
              </w:rPr>
            </w:pPr>
          </w:p>
        </w:tc>
      </w:tr>
      <w:tr w:rsidR="009F099B" w:rsidRPr="00670984" w14:paraId="2EE89C16" w14:textId="77777777" w:rsidTr="00041677">
        <w:trPr>
          <w:trHeight w:val="178"/>
        </w:trPr>
        <w:tc>
          <w:tcPr>
            <w:tcW w:w="3034" w:type="dxa"/>
            <w:vMerge w:val="restart"/>
            <w:vAlign w:val="center"/>
          </w:tcPr>
          <w:p w14:paraId="32C74F33" w14:textId="2D848C3C" w:rsidR="009F099B" w:rsidRPr="00670984" w:rsidRDefault="00DC13EE" w:rsidP="00041677">
            <w:pPr>
              <w:spacing w:line="276" w:lineRule="auto"/>
              <w:jc w:val="center"/>
              <w:rPr>
                <w:rStyle w:val="Accentuation"/>
                <w:iCs w:val="0"/>
                <w:sz w:val="18"/>
              </w:rPr>
            </w:pPr>
            <w:r w:rsidRPr="00DC13EE">
              <w:rPr>
                <w:i/>
                <w:sz w:val="18"/>
              </w:rPr>
              <w:t>Faculté</w:t>
            </w:r>
          </w:p>
        </w:tc>
        <w:tc>
          <w:tcPr>
            <w:tcW w:w="3035" w:type="dxa"/>
            <w:vAlign w:val="center"/>
          </w:tcPr>
          <w:p w14:paraId="23362FB8" w14:textId="0213DF6C" w:rsidR="009F099B" w:rsidRPr="00670984" w:rsidRDefault="009F099B" w:rsidP="00041677">
            <w:pPr>
              <w:spacing w:line="276" w:lineRule="auto"/>
              <w:jc w:val="center"/>
              <w:rPr>
                <w:rStyle w:val="Accentuation"/>
                <w:iCs w:val="0"/>
                <w:sz w:val="18"/>
              </w:rPr>
            </w:pPr>
            <w:r w:rsidRPr="00670984">
              <w:rPr>
                <w:rStyle w:val="Accentuation"/>
                <w:iCs w:val="0"/>
                <w:sz w:val="18"/>
              </w:rPr>
              <w:t>Historique</w:t>
            </w:r>
          </w:p>
        </w:tc>
        <w:tc>
          <w:tcPr>
            <w:tcW w:w="3035" w:type="dxa"/>
          </w:tcPr>
          <w:p w14:paraId="70D177AA" w14:textId="1347C1E6" w:rsidR="009F099B" w:rsidRPr="00670984" w:rsidRDefault="009F099B" w:rsidP="00041677">
            <w:pPr>
              <w:spacing w:line="276" w:lineRule="auto"/>
              <w:rPr>
                <w:rStyle w:val="Accentuation"/>
                <w:iCs w:val="0"/>
                <w:sz w:val="18"/>
              </w:rPr>
            </w:pPr>
          </w:p>
        </w:tc>
      </w:tr>
      <w:tr w:rsidR="009F099B" w:rsidRPr="00670984" w14:paraId="2194073B" w14:textId="77777777" w:rsidTr="00041677">
        <w:trPr>
          <w:trHeight w:val="178"/>
        </w:trPr>
        <w:tc>
          <w:tcPr>
            <w:tcW w:w="3034" w:type="dxa"/>
            <w:vMerge/>
            <w:vAlign w:val="center"/>
          </w:tcPr>
          <w:p w14:paraId="2CB8BE0D" w14:textId="77777777" w:rsidR="009F099B" w:rsidRPr="00670984" w:rsidRDefault="009F099B" w:rsidP="00041677">
            <w:pPr>
              <w:spacing w:line="276" w:lineRule="auto"/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Align w:val="center"/>
          </w:tcPr>
          <w:p w14:paraId="465FCC31" w14:textId="492D1A5D" w:rsidR="009F099B" w:rsidRPr="00670984" w:rsidRDefault="009F099B" w:rsidP="00041677">
            <w:pPr>
              <w:spacing w:line="276" w:lineRule="auto"/>
              <w:jc w:val="center"/>
              <w:rPr>
                <w:rStyle w:val="Accentuation"/>
                <w:iCs w:val="0"/>
                <w:sz w:val="18"/>
              </w:rPr>
            </w:pPr>
            <w:r w:rsidRPr="00670984">
              <w:rPr>
                <w:rStyle w:val="Accentuation"/>
                <w:iCs w:val="0"/>
                <w:sz w:val="18"/>
              </w:rPr>
              <w:t>Missions</w:t>
            </w:r>
          </w:p>
        </w:tc>
        <w:tc>
          <w:tcPr>
            <w:tcW w:w="3035" w:type="dxa"/>
          </w:tcPr>
          <w:p w14:paraId="64295AFA" w14:textId="6634D121" w:rsidR="009F099B" w:rsidRPr="00670984" w:rsidRDefault="009F099B" w:rsidP="00041677">
            <w:pPr>
              <w:spacing w:line="276" w:lineRule="auto"/>
              <w:rPr>
                <w:rStyle w:val="Accentuation"/>
                <w:iCs w:val="0"/>
                <w:sz w:val="18"/>
              </w:rPr>
            </w:pPr>
          </w:p>
        </w:tc>
      </w:tr>
      <w:tr w:rsidR="009F099B" w:rsidRPr="00670984" w14:paraId="19DF9E44" w14:textId="77777777" w:rsidTr="00041677">
        <w:trPr>
          <w:trHeight w:val="178"/>
        </w:trPr>
        <w:tc>
          <w:tcPr>
            <w:tcW w:w="3034" w:type="dxa"/>
            <w:vMerge/>
            <w:vAlign w:val="center"/>
          </w:tcPr>
          <w:p w14:paraId="51B70BEC" w14:textId="77777777" w:rsidR="009F099B" w:rsidRPr="00670984" w:rsidRDefault="009F099B" w:rsidP="00041677">
            <w:pPr>
              <w:spacing w:line="276" w:lineRule="auto"/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Align w:val="center"/>
          </w:tcPr>
          <w:p w14:paraId="76514675" w14:textId="21F00DCE" w:rsidR="009F099B" w:rsidRPr="00670984" w:rsidRDefault="009F099B" w:rsidP="00041677">
            <w:pPr>
              <w:spacing w:line="276" w:lineRule="auto"/>
              <w:jc w:val="center"/>
              <w:rPr>
                <w:rStyle w:val="Accentuation"/>
                <w:iCs w:val="0"/>
                <w:sz w:val="18"/>
              </w:rPr>
            </w:pPr>
            <w:r w:rsidRPr="00670984">
              <w:rPr>
                <w:rStyle w:val="Accentuation"/>
                <w:iCs w:val="0"/>
                <w:sz w:val="18"/>
              </w:rPr>
              <w:t>Organigramme</w:t>
            </w:r>
          </w:p>
        </w:tc>
        <w:tc>
          <w:tcPr>
            <w:tcW w:w="3035" w:type="dxa"/>
          </w:tcPr>
          <w:p w14:paraId="2708DBA9" w14:textId="5B730287" w:rsidR="009F099B" w:rsidRPr="00670984" w:rsidRDefault="009F099B" w:rsidP="00041677">
            <w:pPr>
              <w:spacing w:line="276" w:lineRule="auto"/>
              <w:rPr>
                <w:rStyle w:val="Accentuation"/>
                <w:iCs w:val="0"/>
                <w:sz w:val="18"/>
              </w:rPr>
            </w:pPr>
          </w:p>
        </w:tc>
      </w:tr>
      <w:tr w:rsidR="00DC13EE" w:rsidRPr="00670984" w14:paraId="5A7454D0" w14:textId="77777777" w:rsidTr="00041677">
        <w:trPr>
          <w:trHeight w:val="178"/>
        </w:trPr>
        <w:tc>
          <w:tcPr>
            <w:tcW w:w="3034" w:type="dxa"/>
            <w:vMerge/>
            <w:vAlign w:val="center"/>
          </w:tcPr>
          <w:p w14:paraId="7171B24E" w14:textId="77777777" w:rsidR="00DC13EE" w:rsidRPr="00670984" w:rsidRDefault="00DC13EE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Align w:val="center"/>
          </w:tcPr>
          <w:p w14:paraId="31D257FE" w14:textId="0BBF45EF" w:rsidR="00DC13EE" w:rsidRPr="00670984" w:rsidRDefault="000B1310" w:rsidP="00041677">
            <w:pPr>
              <w:jc w:val="center"/>
              <w:rPr>
                <w:rStyle w:val="Accentuation"/>
                <w:iCs w:val="0"/>
                <w:sz w:val="18"/>
              </w:rPr>
            </w:pPr>
            <w:r w:rsidRPr="000B1310">
              <w:rPr>
                <w:i/>
                <w:sz w:val="18"/>
              </w:rPr>
              <w:t>Mot du Doyen</w:t>
            </w:r>
          </w:p>
        </w:tc>
        <w:tc>
          <w:tcPr>
            <w:tcW w:w="3035" w:type="dxa"/>
          </w:tcPr>
          <w:p w14:paraId="6D867646" w14:textId="77777777" w:rsidR="00DC13EE" w:rsidRPr="00670984" w:rsidRDefault="00DC13EE" w:rsidP="00041677">
            <w:pPr>
              <w:rPr>
                <w:rStyle w:val="Accentuation"/>
                <w:iCs w:val="0"/>
                <w:sz w:val="18"/>
              </w:rPr>
            </w:pPr>
          </w:p>
        </w:tc>
      </w:tr>
      <w:tr w:rsidR="00DC13EE" w:rsidRPr="00670984" w14:paraId="423037B1" w14:textId="77777777" w:rsidTr="00041677">
        <w:trPr>
          <w:trHeight w:val="178"/>
        </w:trPr>
        <w:tc>
          <w:tcPr>
            <w:tcW w:w="3034" w:type="dxa"/>
            <w:vMerge/>
            <w:vAlign w:val="center"/>
          </w:tcPr>
          <w:p w14:paraId="6444BD60" w14:textId="77777777" w:rsidR="00DC13EE" w:rsidRPr="00670984" w:rsidRDefault="00DC13EE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Align w:val="center"/>
          </w:tcPr>
          <w:p w14:paraId="3C21F97F" w14:textId="508729FC" w:rsidR="00DC13EE" w:rsidRPr="00670984" w:rsidRDefault="001E73B0" w:rsidP="00041677">
            <w:pPr>
              <w:jc w:val="center"/>
              <w:rPr>
                <w:rStyle w:val="Accentuation"/>
                <w:iCs w:val="0"/>
                <w:sz w:val="18"/>
              </w:rPr>
            </w:pPr>
            <w:r w:rsidRPr="001E73B0">
              <w:rPr>
                <w:i/>
                <w:sz w:val="18"/>
              </w:rPr>
              <w:t>Faculté en chiffres</w:t>
            </w:r>
          </w:p>
        </w:tc>
        <w:tc>
          <w:tcPr>
            <w:tcW w:w="3035" w:type="dxa"/>
          </w:tcPr>
          <w:p w14:paraId="7E6D4D02" w14:textId="77777777" w:rsidR="00DC13EE" w:rsidRPr="00670984" w:rsidRDefault="00DC13EE" w:rsidP="00041677">
            <w:pPr>
              <w:rPr>
                <w:rStyle w:val="Accentuation"/>
                <w:iCs w:val="0"/>
                <w:sz w:val="18"/>
              </w:rPr>
            </w:pPr>
          </w:p>
        </w:tc>
      </w:tr>
      <w:tr w:rsidR="001E73B0" w:rsidRPr="00670984" w14:paraId="48C49535" w14:textId="77777777" w:rsidTr="00041677">
        <w:trPr>
          <w:trHeight w:val="178"/>
        </w:trPr>
        <w:tc>
          <w:tcPr>
            <w:tcW w:w="3034" w:type="dxa"/>
            <w:vMerge/>
            <w:vAlign w:val="center"/>
          </w:tcPr>
          <w:p w14:paraId="1E23A968" w14:textId="77777777" w:rsidR="001E73B0" w:rsidRPr="00670984" w:rsidRDefault="001E73B0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Align w:val="center"/>
          </w:tcPr>
          <w:p w14:paraId="5926AC88" w14:textId="43EAA0F4" w:rsidR="001E73B0" w:rsidRPr="001E73B0" w:rsidRDefault="00CC45BC" w:rsidP="00041677">
            <w:pPr>
              <w:jc w:val="center"/>
              <w:rPr>
                <w:i/>
                <w:sz w:val="18"/>
              </w:rPr>
            </w:pPr>
            <w:r w:rsidRPr="00CC45BC">
              <w:rPr>
                <w:i/>
                <w:sz w:val="18"/>
              </w:rPr>
              <w:t>Administration</w:t>
            </w:r>
          </w:p>
        </w:tc>
        <w:tc>
          <w:tcPr>
            <w:tcW w:w="3035" w:type="dxa"/>
          </w:tcPr>
          <w:p w14:paraId="3BB5CEA0" w14:textId="77777777" w:rsidR="001E73B0" w:rsidRPr="00670984" w:rsidRDefault="001E73B0" w:rsidP="00041677">
            <w:pPr>
              <w:rPr>
                <w:rStyle w:val="Accentuation"/>
                <w:iCs w:val="0"/>
                <w:sz w:val="18"/>
              </w:rPr>
            </w:pPr>
          </w:p>
        </w:tc>
      </w:tr>
      <w:tr w:rsidR="001E73B0" w:rsidRPr="00670984" w14:paraId="46A1F610" w14:textId="77777777" w:rsidTr="00041677">
        <w:trPr>
          <w:trHeight w:val="178"/>
        </w:trPr>
        <w:tc>
          <w:tcPr>
            <w:tcW w:w="3034" w:type="dxa"/>
            <w:vMerge/>
            <w:vAlign w:val="center"/>
          </w:tcPr>
          <w:p w14:paraId="5F9C6936" w14:textId="77777777" w:rsidR="001E73B0" w:rsidRPr="00670984" w:rsidRDefault="001E73B0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Align w:val="center"/>
          </w:tcPr>
          <w:p w14:paraId="0E7D2D8A" w14:textId="1B2D7889" w:rsidR="001E73B0" w:rsidRPr="001E73B0" w:rsidRDefault="00CC45BC" w:rsidP="00041677">
            <w:pPr>
              <w:jc w:val="center"/>
              <w:rPr>
                <w:i/>
                <w:sz w:val="18"/>
              </w:rPr>
            </w:pPr>
            <w:r w:rsidRPr="00CC45BC">
              <w:rPr>
                <w:i/>
                <w:sz w:val="18"/>
              </w:rPr>
              <w:t>Services</w:t>
            </w:r>
          </w:p>
        </w:tc>
        <w:tc>
          <w:tcPr>
            <w:tcW w:w="3035" w:type="dxa"/>
          </w:tcPr>
          <w:p w14:paraId="7348B057" w14:textId="77777777" w:rsidR="001E73B0" w:rsidRPr="00670984" w:rsidRDefault="001E73B0" w:rsidP="00041677">
            <w:pPr>
              <w:rPr>
                <w:rStyle w:val="Accentuation"/>
                <w:iCs w:val="0"/>
                <w:sz w:val="18"/>
              </w:rPr>
            </w:pPr>
          </w:p>
        </w:tc>
      </w:tr>
      <w:tr w:rsidR="009F099B" w:rsidRPr="00670984" w14:paraId="292A2AC2" w14:textId="77777777" w:rsidTr="00041677">
        <w:trPr>
          <w:trHeight w:val="178"/>
        </w:trPr>
        <w:tc>
          <w:tcPr>
            <w:tcW w:w="3034" w:type="dxa"/>
            <w:vMerge/>
            <w:vAlign w:val="center"/>
          </w:tcPr>
          <w:p w14:paraId="4D55C5E7" w14:textId="77777777" w:rsidR="009F099B" w:rsidRPr="00670984" w:rsidRDefault="009F099B" w:rsidP="00041677">
            <w:pPr>
              <w:spacing w:line="276" w:lineRule="auto"/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Align w:val="center"/>
          </w:tcPr>
          <w:p w14:paraId="6E960A7A" w14:textId="3A75F14B" w:rsidR="009F099B" w:rsidRPr="00670984" w:rsidRDefault="001E73B0" w:rsidP="00041677">
            <w:pPr>
              <w:spacing w:line="276" w:lineRule="auto"/>
              <w:jc w:val="center"/>
              <w:rPr>
                <w:rStyle w:val="Accentuation"/>
                <w:iCs w:val="0"/>
                <w:sz w:val="18"/>
              </w:rPr>
            </w:pPr>
            <w:r w:rsidRPr="001E73B0">
              <w:rPr>
                <w:i/>
                <w:sz w:val="18"/>
              </w:rPr>
              <w:t>Partenariats</w:t>
            </w:r>
          </w:p>
        </w:tc>
        <w:tc>
          <w:tcPr>
            <w:tcW w:w="3035" w:type="dxa"/>
          </w:tcPr>
          <w:p w14:paraId="0D1CE92D" w14:textId="3D5AB232" w:rsidR="009F099B" w:rsidRPr="00670984" w:rsidRDefault="009F099B" w:rsidP="00041677">
            <w:pPr>
              <w:spacing w:line="276" w:lineRule="auto"/>
              <w:rPr>
                <w:rStyle w:val="Accentuation"/>
                <w:iCs w:val="0"/>
                <w:sz w:val="18"/>
              </w:rPr>
            </w:pPr>
          </w:p>
        </w:tc>
      </w:tr>
      <w:tr w:rsidR="001A7E04" w:rsidRPr="00670984" w14:paraId="0BAF55A9" w14:textId="77777777" w:rsidTr="41619DD6">
        <w:trPr>
          <w:trHeight w:val="178"/>
        </w:trPr>
        <w:tc>
          <w:tcPr>
            <w:tcW w:w="9104" w:type="dxa"/>
            <w:gridSpan w:val="3"/>
            <w:shd w:val="clear" w:color="auto" w:fill="A6A6A6" w:themeFill="accent3" w:themeFillShade="A6"/>
            <w:vAlign w:val="center"/>
          </w:tcPr>
          <w:p w14:paraId="2CF3451E" w14:textId="77777777" w:rsidR="001A7E04" w:rsidRPr="00033151" w:rsidRDefault="001A7E04" w:rsidP="00041677">
            <w:pPr>
              <w:rPr>
                <w:i/>
                <w:sz w:val="18"/>
              </w:rPr>
            </w:pPr>
          </w:p>
        </w:tc>
      </w:tr>
      <w:tr w:rsidR="00EA3084" w:rsidRPr="00670984" w14:paraId="1DD15D25" w14:textId="77777777" w:rsidTr="00041677">
        <w:trPr>
          <w:trHeight w:val="178"/>
        </w:trPr>
        <w:tc>
          <w:tcPr>
            <w:tcW w:w="3034" w:type="dxa"/>
            <w:vMerge w:val="restart"/>
            <w:vAlign w:val="center"/>
          </w:tcPr>
          <w:p w14:paraId="3F53DEF4" w14:textId="034806BC" w:rsidR="00EA3084" w:rsidRPr="00670984" w:rsidRDefault="00EA3084" w:rsidP="00041677">
            <w:pPr>
              <w:jc w:val="center"/>
              <w:rPr>
                <w:rStyle w:val="Accentuation"/>
                <w:iCs w:val="0"/>
                <w:sz w:val="18"/>
              </w:rPr>
            </w:pPr>
            <w:r w:rsidRPr="00CC45BC">
              <w:rPr>
                <w:i/>
                <w:sz w:val="18"/>
              </w:rPr>
              <w:t>Établissements</w:t>
            </w:r>
          </w:p>
        </w:tc>
        <w:tc>
          <w:tcPr>
            <w:tcW w:w="3035" w:type="dxa"/>
            <w:vMerge w:val="restart"/>
            <w:vAlign w:val="center"/>
          </w:tcPr>
          <w:p w14:paraId="0F9D1C8C" w14:textId="011B393A" w:rsidR="00EA3084" w:rsidRPr="001E73B0" w:rsidRDefault="00EA3084" w:rsidP="00041677">
            <w:pPr>
              <w:jc w:val="center"/>
              <w:rPr>
                <w:i/>
                <w:sz w:val="18"/>
              </w:rPr>
            </w:pPr>
            <w:r w:rsidRPr="008068A9">
              <w:rPr>
                <w:i/>
                <w:sz w:val="18"/>
              </w:rPr>
              <w:t>Départements</w:t>
            </w:r>
          </w:p>
        </w:tc>
        <w:tc>
          <w:tcPr>
            <w:tcW w:w="3035" w:type="dxa"/>
          </w:tcPr>
          <w:p w14:paraId="195CF28A" w14:textId="59B695B3" w:rsidR="00EA3084" w:rsidRPr="00670984" w:rsidRDefault="00EA3084" w:rsidP="00041677">
            <w:pPr>
              <w:rPr>
                <w:rStyle w:val="Accentuation"/>
                <w:iCs w:val="0"/>
                <w:sz w:val="18"/>
              </w:rPr>
            </w:pPr>
            <w:r w:rsidRPr="00033151">
              <w:rPr>
                <w:i/>
                <w:sz w:val="18"/>
              </w:rPr>
              <w:t>Biologie Animale</w:t>
            </w:r>
          </w:p>
        </w:tc>
      </w:tr>
      <w:tr w:rsidR="00EA3084" w:rsidRPr="00670984" w14:paraId="1DA94322" w14:textId="77777777" w:rsidTr="00041677">
        <w:trPr>
          <w:trHeight w:val="116"/>
        </w:trPr>
        <w:tc>
          <w:tcPr>
            <w:tcW w:w="3034" w:type="dxa"/>
            <w:vMerge/>
            <w:vAlign w:val="center"/>
          </w:tcPr>
          <w:p w14:paraId="7542E35E" w14:textId="77777777" w:rsidR="00EA3084" w:rsidRPr="00CC45BC" w:rsidRDefault="00EA3084" w:rsidP="00041677">
            <w:pPr>
              <w:jc w:val="center"/>
              <w:rPr>
                <w:i/>
                <w:sz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22198F9A" w14:textId="77777777" w:rsidR="00EA3084" w:rsidRPr="008068A9" w:rsidRDefault="00EA3084" w:rsidP="00041677">
            <w:pPr>
              <w:jc w:val="center"/>
              <w:rPr>
                <w:i/>
                <w:sz w:val="18"/>
              </w:rPr>
            </w:pPr>
          </w:p>
        </w:tc>
        <w:tc>
          <w:tcPr>
            <w:tcW w:w="3035" w:type="dxa"/>
          </w:tcPr>
          <w:p w14:paraId="49A6C390" w14:textId="4C99CA7F" w:rsidR="00EA3084" w:rsidRPr="00670984" w:rsidRDefault="00EA3084" w:rsidP="00041677">
            <w:pPr>
              <w:rPr>
                <w:rStyle w:val="Accentuation"/>
                <w:iCs w:val="0"/>
                <w:sz w:val="18"/>
              </w:rPr>
            </w:pPr>
            <w:r w:rsidRPr="00033151">
              <w:rPr>
                <w:i/>
                <w:sz w:val="18"/>
              </w:rPr>
              <w:t>Biologie Végétale</w:t>
            </w:r>
          </w:p>
        </w:tc>
      </w:tr>
      <w:tr w:rsidR="00EA3084" w:rsidRPr="00670984" w14:paraId="3135473A" w14:textId="77777777" w:rsidTr="00041677">
        <w:trPr>
          <w:trHeight w:val="178"/>
        </w:trPr>
        <w:tc>
          <w:tcPr>
            <w:tcW w:w="3034" w:type="dxa"/>
            <w:vMerge/>
            <w:vAlign w:val="center"/>
          </w:tcPr>
          <w:p w14:paraId="026B25C1" w14:textId="77777777" w:rsidR="00EA3084" w:rsidRPr="00CC45BC" w:rsidRDefault="00EA3084" w:rsidP="00041677">
            <w:pPr>
              <w:jc w:val="center"/>
              <w:rPr>
                <w:i/>
                <w:sz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63940306" w14:textId="77777777" w:rsidR="00EA3084" w:rsidRPr="008068A9" w:rsidRDefault="00EA3084" w:rsidP="00041677">
            <w:pPr>
              <w:jc w:val="center"/>
              <w:rPr>
                <w:i/>
                <w:sz w:val="18"/>
              </w:rPr>
            </w:pPr>
          </w:p>
        </w:tc>
        <w:tc>
          <w:tcPr>
            <w:tcW w:w="3035" w:type="dxa"/>
          </w:tcPr>
          <w:p w14:paraId="4044F9F0" w14:textId="42FA3524" w:rsidR="00EA3084" w:rsidRPr="00670984" w:rsidRDefault="00EA3084" w:rsidP="00041677">
            <w:pPr>
              <w:rPr>
                <w:rStyle w:val="Accentuation"/>
                <w:iCs w:val="0"/>
                <w:sz w:val="18"/>
              </w:rPr>
            </w:pPr>
            <w:r w:rsidRPr="00033151">
              <w:rPr>
                <w:i/>
                <w:sz w:val="18"/>
              </w:rPr>
              <w:t>Chimie</w:t>
            </w:r>
          </w:p>
        </w:tc>
      </w:tr>
      <w:tr w:rsidR="00EA3084" w:rsidRPr="00670984" w14:paraId="2765E3D4" w14:textId="77777777" w:rsidTr="00041677">
        <w:trPr>
          <w:trHeight w:val="178"/>
        </w:trPr>
        <w:tc>
          <w:tcPr>
            <w:tcW w:w="3034" w:type="dxa"/>
            <w:vMerge/>
            <w:vAlign w:val="center"/>
          </w:tcPr>
          <w:p w14:paraId="126CC152" w14:textId="77777777" w:rsidR="00EA3084" w:rsidRPr="00CC45BC" w:rsidRDefault="00EA3084" w:rsidP="00041677">
            <w:pPr>
              <w:jc w:val="center"/>
              <w:rPr>
                <w:i/>
                <w:sz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71411BFC" w14:textId="77777777" w:rsidR="00EA3084" w:rsidRPr="008068A9" w:rsidRDefault="00EA3084" w:rsidP="00041677">
            <w:pPr>
              <w:jc w:val="center"/>
              <w:rPr>
                <w:i/>
                <w:sz w:val="18"/>
              </w:rPr>
            </w:pPr>
          </w:p>
        </w:tc>
        <w:tc>
          <w:tcPr>
            <w:tcW w:w="3035" w:type="dxa"/>
          </w:tcPr>
          <w:p w14:paraId="69DB9166" w14:textId="13D5791A" w:rsidR="00EA3084" w:rsidRPr="00670984" w:rsidRDefault="00EA3084" w:rsidP="00041677">
            <w:pPr>
              <w:rPr>
                <w:rStyle w:val="Accentuation"/>
                <w:iCs w:val="0"/>
                <w:sz w:val="18"/>
              </w:rPr>
            </w:pPr>
            <w:r w:rsidRPr="00033151">
              <w:rPr>
                <w:i/>
                <w:sz w:val="18"/>
              </w:rPr>
              <w:t>Géologie</w:t>
            </w:r>
          </w:p>
        </w:tc>
      </w:tr>
      <w:tr w:rsidR="00EA3084" w:rsidRPr="00670984" w14:paraId="3042380E" w14:textId="77777777" w:rsidTr="00041677">
        <w:trPr>
          <w:trHeight w:val="178"/>
        </w:trPr>
        <w:tc>
          <w:tcPr>
            <w:tcW w:w="3034" w:type="dxa"/>
            <w:vMerge/>
            <w:vAlign w:val="center"/>
          </w:tcPr>
          <w:p w14:paraId="03C0963E" w14:textId="77777777" w:rsidR="00EA3084" w:rsidRPr="00CC45BC" w:rsidRDefault="00EA3084" w:rsidP="00041677">
            <w:pPr>
              <w:jc w:val="center"/>
              <w:rPr>
                <w:i/>
                <w:sz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0E506C1E" w14:textId="77777777" w:rsidR="00EA3084" w:rsidRPr="008068A9" w:rsidRDefault="00EA3084" w:rsidP="00041677">
            <w:pPr>
              <w:jc w:val="center"/>
              <w:rPr>
                <w:i/>
                <w:sz w:val="18"/>
              </w:rPr>
            </w:pPr>
          </w:p>
        </w:tc>
        <w:tc>
          <w:tcPr>
            <w:tcW w:w="3035" w:type="dxa"/>
          </w:tcPr>
          <w:p w14:paraId="3E507917" w14:textId="7F9397CF" w:rsidR="00EA3084" w:rsidRPr="00670984" w:rsidRDefault="00EA3084" w:rsidP="00041677">
            <w:pPr>
              <w:rPr>
                <w:rStyle w:val="Accentuation"/>
                <w:iCs w:val="0"/>
                <w:sz w:val="18"/>
              </w:rPr>
            </w:pPr>
            <w:r w:rsidRPr="00CF6ABB">
              <w:rPr>
                <w:i/>
                <w:sz w:val="18"/>
              </w:rPr>
              <w:t>Mathématiques-Informatique</w:t>
            </w:r>
          </w:p>
        </w:tc>
      </w:tr>
      <w:tr w:rsidR="00EA3084" w:rsidRPr="00670984" w14:paraId="1E3B93BD" w14:textId="77777777" w:rsidTr="00041677">
        <w:trPr>
          <w:trHeight w:val="178"/>
        </w:trPr>
        <w:tc>
          <w:tcPr>
            <w:tcW w:w="3034" w:type="dxa"/>
            <w:vMerge/>
            <w:vAlign w:val="center"/>
          </w:tcPr>
          <w:p w14:paraId="0B57F3D0" w14:textId="77777777" w:rsidR="00EA3084" w:rsidRPr="00CC45BC" w:rsidRDefault="00EA3084" w:rsidP="00041677">
            <w:pPr>
              <w:jc w:val="center"/>
              <w:rPr>
                <w:i/>
                <w:sz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48311D1F" w14:textId="77777777" w:rsidR="00EA3084" w:rsidRPr="008068A9" w:rsidRDefault="00EA3084" w:rsidP="00041677">
            <w:pPr>
              <w:jc w:val="center"/>
              <w:rPr>
                <w:i/>
                <w:sz w:val="18"/>
              </w:rPr>
            </w:pPr>
          </w:p>
        </w:tc>
        <w:tc>
          <w:tcPr>
            <w:tcW w:w="3035" w:type="dxa"/>
          </w:tcPr>
          <w:p w14:paraId="1F370EB2" w14:textId="5C33D755" w:rsidR="00EA3084" w:rsidRPr="00670984" w:rsidRDefault="00EA3084" w:rsidP="00041677">
            <w:pPr>
              <w:rPr>
                <w:rStyle w:val="Accentuation"/>
                <w:iCs w:val="0"/>
                <w:sz w:val="18"/>
              </w:rPr>
            </w:pPr>
            <w:r w:rsidRPr="00CF6ABB">
              <w:rPr>
                <w:i/>
                <w:sz w:val="18"/>
              </w:rPr>
              <w:t>Physique</w:t>
            </w:r>
          </w:p>
        </w:tc>
      </w:tr>
      <w:tr w:rsidR="00EA3084" w:rsidRPr="00670984" w14:paraId="2FD17C25" w14:textId="77777777" w:rsidTr="00041677">
        <w:trPr>
          <w:trHeight w:val="287"/>
        </w:trPr>
        <w:tc>
          <w:tcPr>
            <w:tcW w:w="3034" w:type="dxa"/>
            <w:vMerge/>
            <w:vAlign w:val="center"/>
          </w:tcPr>
          <w:p w14:paraId="04029774" w14:textId="77777777" w:rsidR="00EA3084" w:rsidRPr="00670984" w:rsidRDefault="00EA3084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Merge w:val="restart"/>
            <w:vAlign w:val="center"/>
          </w:tcPr>
          <w:p w14:paraId="7278F81B" w14:textId="164403F4" w:rsidR="00EA3084" w:rsidRPr="00670984" w:rsidRDefault="00EA3084" w:rsidP="00041677">
            <w:pPr>
              <w:jc w:val="center"/>
              <w:rPr>
                <w:rStyle w:val="Accentuation"/>
                <w:iCs w:val="0"/>
                <w:sz w:val="18"/>
              </w:rPr>
            </w:pPr>
            <w:r w:rsidRPr="00F46F98">
              <w:rPr>
                <w:i/>
                <w:sz w:val="18"/>
              </w:rPr>
              <w:t>Instituts</w:t>
            </w:r>
          </w:p>
        </w:tc>
        <w:tc>
          <w:tcPr>
            <w:tcW w:w="3035" w:type="dxa"/>
          </w:tcPr>
          <w:p w14:paraId="25D32224" w14:textId="24195101" w:rsidR="00EA3084" w:rsidRPr="00670984" w:rsidRDefault="00EA3084" w:rsidP="00041677">
            <w:pPr>
              <w:rPr>
                <w:rStyle w:val="Accentuation"/>
                <w:iCs w:val="0"/>
                <w:sz w:val="18"/>
              </w:rPr>
            </w:pPr>
            <w:r w:rsidRPr="000A6C6D">
              <w:rPr>
                <w:i/>
                <w:sz w:val="18"/>
              </w:rPr>
              <w:t>Institut des Sciences de l’Environnement (ISE)</w:t>
            </w:r>
          </w:p>
        </w:tc>
      </w:tr>
      <w:tr w:rsidR="00EA3084" w:rsidRPr="00670984" w14:paraId="754EDB35" w14:textId="77777777" w:rsidTr="00041677">
        <w:trPr>
          <w:trHeight w:val="287"/>
        </w:trPr>
        <w:tc>
          <w:tcPr>
            <w:tcW w:w="3034" w:type="dxa"/>
            <w:vMerge/>
            <w:vAlign w:val="center"/>
          </w:tcPr>
          <w:p w14:paraId="2895A5DC" w14:textId="77777777" w:rsidR="00EA3084" w:rsidRPr="00670984" w:rsidRDefault="00EA3084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1008BE7E" w14:textId="77777777" w:rsidR="00EA3084" w:rsidRPr="00670984" w:rsidRDefault="00EA3084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</w:tcPr>
          <w:p w14:paraId="3A80ABE2" w14:textId="4BD8D0E3" w:rsidR="00EA3084" w:rsidRPr="00670984" w:rsidRDefault="00EA3084" w:rsidP="00041677">
            <w:pPr>
              <w:rPr>
                <w:rStyle w:val="Accentuation"/>
                <w:iCs w:val="0"/>
                <w:sz w:val="18"/>
              </w:rPr>
            </w:pPr>
            <w:r w:rsidRPr="000A6C6D">
              <w:rPr>
                <w:i/>
                <w:sz w:val="18"/>
              </w:rPr>
              <w:t>Institut Supérieur d’Agriculture et Entrepreneuriat (ISAE)</w:t>
            </w:r>
          </w:p>
        </w:tc>
      </w:tr>
      <w:tr w:rsidR="00EA3084" w:rsidRPr="00670984" w14:paraId="3FE41E4B" w14:textId="77777777" w:rsidTr="00041677">
        <w:trPr>
          <w:trHeight w:val="287"/>
        </w:trPr>
        <w:tc>
          <w:tcPr>
            <w:tcW w:w="3034" w:type="dxa"/>
            <w:vMerge/>
            <w:vAlign w:val="center"/>
          </w:tcPr>
          <w:p w14:paraId="028E8B1F" w14:textId="77777777" w:rsidR="00EA3084" w:rsidRPr="00670984" w:rsidRDefault="00EA3084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317BC5E8" w14:textId="77777777" w:rsidR="00EA3084" w:rsidRPr="00670984" w:rsidRDefault="00EA3084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</w:tcPr>
          <w:p w14:paraId="74641E1C" w14:textId="57D27BB7" w:rsidR="00EA3084" w:rsidRPr="00670984" w:rsidRDefault="00EA3084" w:rsidP="00041677">
            <w:pPr>
              <w:rPr>
                <w:rStyle w:val="Accentuation"/>
                <w:iCs w:val="0"/>
                <w:sz w:val="18"/>
              </w:rPr>
            </w:pPr>
            <w:r w:rsidRPr="000A6C6D">
              <w:rPr>
                <w:i/>
                <w:sz w:val="18"/>
              </w:rPr>
              <w:t>Institut Mathématiques Souleymane FALL</w:t>
            </w:r>
          </w:p>
        </w:tc>
      </w:tr>
      <w:tr w:rsidR="00EA3084" w:rsidRPr="00670984" w14:paraId="6D7B8733" w14:textId="77777777" w:rsidTr="00041677">
        <w:trPr>
          <w:trHeight w:val="287"/>
        </w:trPr>
        <w:tc>
          <w:tcPr>
            <w:tcW w:w="3034" w:type="dxa"/>
            <w:vMerge/>
            <w:vAlign w:val="center"/>
          </w:tcPr>
          <w:p w14:paraId="4F67E9CD" w14:textId="77777777" w:rsidR="00EA3084" w:rsidRPr="00670984" w:rsidRDefault="00EA3084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Merge w:val="restart"/>
            <w:vAlign w:val="center"/>
          </w:tcPr>
          <w:p w14:paraId="60813596" w14:textId="40E100DC" w:rsidR="00EA3084" w:rsidRPr="00670984" w:rsidRDefault="00EA3084" w:rsidP="00041677">
            <w:pPr>
              <w:jc w:val="center"/>
              <w:rPr>
                <w:rStyle w:val="Accentuation"/>
                <w:iCs w:val="0"/>
                <w:sz w:val="18"/>
              </w:rPr>
            </w:pPr>
            <w:r w:rsidRPr="00304560">
              <w:rPr>
                <w:i/>
                <w:sz w:val="18"/>
              </w:rPr>
              <w:t>Écoles Doctorales</w:t>
            </w:r>
          </w:p>
        </w:tc>
        <w:tc>
          <w:tcPr>
            <w:tcW w:w="3035" w:type="dxa"/>
          </w:tcPr>
          <w:p w14:paraId="57F1ACB5" w14:textId="12EAC88C" w:rsidR="00EA3084" w:rsidRPr="000A6C6D" w:rsidRDefault="00EA3084" w:rsidP="00041677">
            <w:pPr>
              <w:rPr>
                <w:i/>
                <w:sz w:val="18"/>
              </w:rPr>
            </w:pPr>
            <w:r w:rsidRPr="00304560">
              <w:rPr>
                <w:i/>
                <w:sz w:val="18"/>
              </w:rPr>
              <w:t>Liste des écoles doctorales</w:t>
            </w:r>
          </w:p>
        </w:tc>
      </w:tr>
      <w:tr w:rsidR="00EA3084" w:rsidRPr="00670984" w14:paraId="43DF66CB" w14:textId="77777777" w:rsidTr="00041677">
        <w:trPr>
          <w:trHeight w:val="287"/>
        </w:trPr>
        <w:tc>
          <w:tcPr>
            <w:tcW w:w="3034" w:type="dxa"/>
            <w:vMerge/>
            <w:vAlign w:val="center"/>
          </w:tcPr>
          <w:p w14:paraId="715B9565" w14:textId="77777777" w:rsidR="00EA3084" w:rsidRPr="00670984" w:rsidRDefault="00EA3084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617F2DF0" w14:textId="77777777" w:rsidR="00EA3084" w:rsidRPr="00670984" w:rsidRDefault="00EA3084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</w:tcPr>
          <w:p w14:paraId="67124B4B" w14:textId="541C676B" w:rsidR="00EA3084" w:rsidRPr="000A6C6D" w:rsidRDefault="00EA3084" w:rsidP="00041677">
            <w:pPr>
              <w:rPr>
                <w:i/>
                <w:sz w:val="18"/>
              </w:rPr>
            </w:pPr>
            <w:r w:rsidRPr="00304560">
              <w:rPr>
                <w:i/>
                <w:sz w:val="18"/>
              </w:rPr>
              <w:t>Présentation</w:t>
            </w:r>
          </w:p>
        </w:tc>
      </w:tr>
      <w:tr w:rsidR="00EA3084" w:rsidRPr="00670984" w14:paraId="4CA23438" w14:textId="77777777" w:rsidTr="00041677">
        <w:trPr>
          <w:trHeight w:val="287"/>
        </w:trPr>
        <w:tc>
          <w:tcPr>
            <w:tcW w:w="3034" w:type="dxa"/>
            <w:vMerge/>
            <w:vAlign w:val="center"/>
          </w:tcPr>
          <w:p w14:paraId="09280BF3" w14:textId="77777777" w:rsidR="00EA3084" w:rsidRPr="00670984" w:rsidRDefault="00EA3084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605F1782" w14:textId="77777777" w:rsidR="00EA3084" w:rsidRPr="00670984" w:rsidRDefault="00EA3084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</w:tcPr>
          <w:p w14:paraId="3B15C137" w14:textId="60B8556D" w:rsidR="00EA3084" w:rsidRPr="000A6C6D" w:rsidRDefault="00EA3084" w:rsidP="00041677">
            <w:pPr>
              <w:rPr>
                <w:i/>
                <w:sz w:val="18"/>
              </w:rPr>
            </w:pPr>
            <w:r w:rsidRPr="00304560">
              <w:rPr>
                <w:i/>
                <w:sz w:val="18"/>
              </w:rPr>
              <w:t>Domaines de recherche</w:t>
            </w:r>
          </w:p>
        </w:tc>
      </w:tr>
      <w:tr w:rsidR="00EA3084" w:rsidRPr="00670984" w14:paraId="6413A8FD" w14:textId="77777777" w:rsidTr="00041677">
        <w:trPr>
          <w:trHeight w:val="287"/>
        </w:trPr>
        <w:tc>
          <w:tcPr>
            <w:tcW w:w="3034" w:type="dxa"/>
            <w:vMerge/>
            <w:vAlign w:val="center"/>
          </w:tcPr>
          <w:p w14:paraId="723B3130" w14:textId="77777777" w:rsidR="00EA3084" w:rsidRPr="00670984" w:rsidRDefault="00EA3084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63DAFC2A" w14:textId="77777777" w:rsidR="00EA3084" w:rsidRPr="00670984" w:rsidRDefault="00EA3084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</w:tcPr>
          <w:p w14:paraId="6308CFAA" w14:textId="1AB22379" w:rsidR="00EA3084" w:rsidRPr="000A6C6D" w:rsidRDefault="00EA3084" w:rsidP="00041677">
            <w:pPr>
              <w:rPr>
                <w:i/>
                <w:sz w:val="18"/>
              </w:rPr>
            </w:pPr>
            <w:r w:rsidRPr="00016B70">
              <w:rPr>
                <w:i/>
                <w:sz w:val="18"/>
              </w:rPr>
              <w:t>Encadrement</w:t>
            </w:r>
          </w:p>
        </w:tc>
      </w:tr>
      <w:tr w:rsidR="004507EC" w:rsidRPr="00670984" w14:paraId="69AABF04" w14:textId="77777777" w:rsidTr="41619DD6">
        <w:trPr>
          <w:trHeight w:val="287"/>
        </w:trPr>
        <w:tc>
          <w:tcPr>
            <w:tcW w:w="9104" w:type="dxa"/>
            <w:gridSpan w:val="3"/>
            <w:shd w:val="clear" w:color="auto" w:fill="A6A6A6" w:themeFill="accent3" w:themeFillShade="A6"/>
            <w:vAlign w:val="center"/>
          </w:tcPr>
          <w:p w14:paraId="3C10C037" w14:textId="77777777" w:rsidR="004507EC" w:rsidRPr="00670984" w:rsidRDefault="004507EC" w:rsidP="00041677">
            <w:pPr>
              <w:rPr>
                <w:rStyle w:val="Accentuation"/>
                <w:iCs w:val="0"/>
                <w:sz w:val="18"/>
              </w:rPr>
            </w:pPr>
          </w:p>
        </w:tc>
      </w:tr>
      <w:tr w:rsidR="001E44ED" w:rsidRPr="00670984" w14:paraId="7E89C589" w14:textId="77777777" w:rsidTr="00041677">
        <w:trPr>
          <w:trHeight w:val="287"/>
        </w:trPr>
        <w:tc>
          <w:tcPr>
            <w:tcW w:w="3034" w:type="dxa"/>
            <w:vMerge w:val="restart"/>
            <w:vAlign w:val="center"/>
          </w:tcPr>
          <w:p w14:paraId="076EAFF5" w14:textId="28D8DA45" w:rsidR="001E44ED" w:rsidRPr="00670984" w:rsidRDefault="001E44ED" w:rsidP="00041677">
            <w:pPr>
              <w:spacing w:line="276" w:lineRule="auto"/>
              <w:jc w:val="center"/>
              <w:rPr>
                <w:rStyle w:val="Accentuation"/>
                <w:iCs w:val="0"/>
                <w:sz w:val="18"/>
              </w:rPr>
            </w:pPr>
            <w:r w:rsidRPr="00670984">
              <w:rPr>
                <w:rStyle w:val="Accentuation"/>
                <w:iCs w:val="0"/>
                <w:sz w:val="18"/>
              </w:rPr>
              <w:t>Formation</w:t>
            </w:r>
          </w:p>
        </w:tc>
        <w:tc>
          <w:tcPr>
            <w:tcW w:w="3035" w:type="dxa"/>
            <w:vMerge w:val="restart"/>
            <w:vAlign w:val="center"/>
          </w:tcPr>
          <w:p w14:paraId="3C60F7EF" w14:textId="56052B0D" w:rsidR="001E44ED" w:rsidRPr="00670984" w:rsidRDefault="001E44ED" w:rsidP="00041677">
            <w:pPr>
              <w:jc w:val="center"/>
              <w:rPr>
                <w:rStyle w:val="Accentuation"/>
                <w:iCs w:val="0"/>
                <w:sz w:val="18"/>
              </w:rPr>
            </w:pPr>
            <w:r>
              <w:rPr>
                <w:rStyle w:val="Accentuation"/>
                <w:iCs w:val="0"/>
                <w:sz w:val="18"/>
              </w:rPr>
              <w:t>C</w:t>
            </w:r>
            <w:r>
              <w:rPr>
                <w:rStyle w:val="Accentuation"/>
                <w:sz w:val="18"/>
              </w:rPr>
              <w:t>ondition d’a</w:t>
            </w:r>
            <w:r w:rsidR="00E34E25">
              <w:rPr>
                <w:rStyle w:val="Accentuation"/>
                <w:sz w:val="18"/>
              </w:rPr>
              <w:t>ccès</w:t>
            </w:r>
          </w:p>
        </w:tc>
        <w:tc>
          <w:tcPr>
            <w:tcW w:w="3035" w:type="dxa"/>
          </w:tcPr>
          <w:p w14:paraId="6F1472EC" w14:textId="544392C0" w:rsidR="001E44ED" w:rsidRPr="00670984" w:rsidRDefault="006D1D59" w:rsidP="00041677">
            <w:pPr>
              <w:rPr>
                <w:rStyle w:val="Accentuation"/>
                <w:iCs w:val="0"/>
                <w:sz w:val="18"/>
              </w:rPr>
            </w:pPr>
            <w:r w:rsidRPr="006D1D59">
              <w:rPr>
                <w:rStyle w:val="Accentuation"/>
                <w:iCs w:val="0"/>
                <w:sz w:val="18"/>
              </w:rPr>
              <w:t>Conditions d'admissions</w:t>
            </w:r>
          </w:p>
        </w:tc>
      </w:tr>
      <w:tr w:rsidR="001E44ED" w:rsidRPr="00670984" w14:paraId="054D668C" w14:textId="77777777" w:rsidTr="00041677">
        <w:trPr>
          <w:trHeight w:val="287"/>
        </w:trPr>
        <w:tc>
          <w:tcPr>
            <w:tcW w:w="3034" w:type="dxa"/>
            <w:vMerge/>
            <w:vAlign w:val="center"/>
          </w:tcPr>
          <w:p w14:paraId="3AEA2492" w14:textId="0292A828" w:rsidR="001E44ED" w:rsidRPr="00670984" w:rsidRDefault="001E44ED" w:rsidP="00041677">
            <w:pPr>
              <w:spacing w:line="276" w:lineRule="auto"/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4389C12B" w14:textId="77777777" w:rsidR="001E44ED" w:rsidRPr="00670984" w:rsidRDefault="001E44ED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</w:tcPr>
          <w:p w14:paraId="16C45714" w14:textId="403FF758" w:rsidR="001E44ED" w:rsidRPr="00670984" w:rsidRDefault="00420337" w:rsidP="00041677">
            <w:pPr>
              <w:rPr>
                <w:rStyle w:val="Accentuation"/>
                <w:iCs w:val="0"/>
                <w:sz w:val="18"/>
              </w:rPr>
            </w:pPr>
            <w:r w:rsidRPr="00420337">
              <w:rPr>
                <w:rStyle w:val="Accentuation"/>
                <w:iCs w:val="0"/>
                <w:sz w:val="18"/>
              </w:rPr>
              <w:t>Inscription/</w:t>
            </w:r>
            <w:r w:rsidR="00F92929">
              <w:rPr>
                <w:rStyle w:val="Accentuation"/>
                <w:iCs w:val="0"/>
                <w:sz w:val="18"/>
              </w:rPr>
              <w:t>R</w:t>
            </w:r>
            <w:r w:rsidRPr="00420337">
              <w:rPr>
                <w:rStyle w:val="Accentuation"/>
                <w:iCs w:val="0"/>
                <w:sz w:val="18"/>
              </w:rPr>
              <w:t>éinscription</w:t>
            </w:r>
          </w:p>
        </w:tc>
      </w:tr>
      <w:tr w:rsidR="001E44ED" w:rsidRPr="00670984" w14:paraId="72A3A021" w14:textId="77777777" w:rsidTr="00041677">
        <w:trPr>
          <w:trHeight w:val="287"/>
        </w:trPr>
        <w:tc>
          <w:tcPr>
            <w:tcW w:w="3034" w:type="dxa"/>
            <w:vMerge/>
            <w:vAlign w:val="center"/>
          </w:tcPr>
          <w:p w14:paraId="7EDCB27F" w14:textId="12BD8FA1" w:rsidR="001E44ED" w:rsidRPr="00670984" w:rsidRDefault="001E44ED" w:rsidP="00041677">
            <w:pPr>
              <w:spacing w:line="276" w:lineRule="auto"/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73B8BBED" w14:textId="77777777" w:rsidR="001E44ED" w:rsidRPr="00670984" w:rsidRDefault="001E44ED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</w:tcPr>
          <w:p w14:paraId="110E74CD" w14:textId="1CCE2C84" w:rsidR="001E44ED" w:rsidRPr="00670984" w:rsidRDefault="00481E30" w:rsidP="00041677">
            <w:pPr>
              <w:rPr>
                <w:rStyle w:val="Accentuation"/>
                <w:iCs w:val="0"/>
                <w:sz w:val="18"/>
              </w:rPr>
            </w:pPr>
            <w:r w:rsidRPr="00481E30">
              <w:rPr>
                <w:rStyle w:val="Accentuation"/>
                <w:iCs w:val="0"/>
                <w:sz w:val="18"/>
              </w:rPr>
              <w:t>Conditions de passage aux examens</w:t>
            </w:r>
          </w:p>
        </w:tc>
      </w:tr>
      <w:tr w:rsidR="001E44ED" w:rsidRPr="00670984" w14:paraId="5BB1B829" w14:textId="77777777" w:rsidTr="00041677">
        <w:trPr>
          <w:trHeight w:val="287"/>
        </w:trPr>
        <w:tc>
          <w:tcPr>
            <w:tcW w:w="3034" w:type="dxa"/>
            <w:vMerge/>
            <w:vAlign w:val="center"/>
          </w:tcPr>
          <w:p w14:paraId="274F63AA" w14:textId="355156EF" w:rsidR="001E44ED" w:rsidRPr="00670984" w:rsidRDefault="001E44ED" w:rsidP="00041677">
            <w:pPr>
              <w:spacing w:line="276" w:lineRule="auto"/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Merge w:val="restart"/>
            <w:vAlign w:val="center"/>
          </w:tcPr>
          <w:p w14:paraId="2BAF3073" w14:textId="1C067BB6" w:rsidR="001E44ED" w:rsidRPr="00670984" w:rsidRDefault="001E44ED" w:rsidP="00041677">
            <w:pPr>
              <w:spacing w:line="276" w:lineRule="auto"/>
              <w:jc w:val="center"/>
              <w:rPr>
                <w:rStyle w:val="Accentuation"/>
                <w:iCs w:val="0"/>
                <w:sz w:val="18"/>
              </w:rPr>
            </w:pPr>
            <w:r w:rsidRPr="00670984">
              <w:rPr>
                <w:rStyle w:val="Accentuation"/>
                <w:iCs w:val="0"/>
                <w:sz w:val="18"/>
              </w:rPr>
              <w:t>Licence</w:t>
            </w:r>
          </w:p>
        </w:tc>
        <w:tc>
          <w:tcPr>
            <w:tcW w:w="3035" w:type="dxa"/>
          </w:tcPr>
          <w:p w14:paraId="7AE26E63" w14:textId="63441645" w:rsidR="001E44ED" w:rsidRPr="00670984" w:rsidRDefault="001E44ED" w:rsidP="00041677">
            <w:pPr>
              <w:spacing w:line="276" w:lineRule="auto"/>
              <w:rPr>
                <w:rStyle w:val="Accentuation"/>
                <w:iCs w:val="0"/>
                <w:sz w:val="18"/>
              </w:rPr>
            </w:pPr>
            <w:r w:rsidRPr="00670984">
              <w:rPr>
                <w:rStyle w:val="Accentuation"/>
                <w:iCs w:val="0"/>
                <w:sz w:val="18"/>
              </w:rPr>
              <w:t xml:space="preserve">Licence </w:t>
            </w:r>
            <w:del w:id="3" w:author="Microsoft Word" w:date="2026-04-10T12:41:00Z" w16du:dateUtc="2026-04-10T12:41:00Z">
              <w:r w:rsidR="00855AA9">
                <w:rPr>
                  <w:rStyle w:val="Accentuation"/>
                  <w:iCs w:val="0"/>
                  <w:sz w:val="18"/>
                </w:rPr>
                <w:delText>1</w:delText>
              </w:r>
            </w:del>
            <w:ins w:id="4" w:author="Microsoft Word" w:date="2026-04-10T12:41:00Z" w16du:dateUtc="2026-04-10T12:41:00Z">
              <w:r>
                <w:rPr>
                  <w:rStyle w:val="Accentuation"/>
                  <w:iCs w:val="0"/>
                  <w:sz w:val="18"/>
                </w:rPr>
                <w:t>MPI</w:t>
              </w:r>
            </w:ins>
          </w:p>
        </w:tc>
      </w:tr>
      <w:tr w:rsidR="001E44ED" w:rsidRPr="00670984" w14:paraId="08678A9B" w14:textId="77777777" w:rsidTr="00041677">
        <w:trPr>
          <w:trHeight w:val="178"/>
        </w:trPr>
        <w:tc>
          <w:tcPr>
            <w:tcW w:w="3034" w:type="dxa"/>
            <w:vMerge/>
            <w:vAlign w:val="center"/>
          </w:tcPr>
          <w:p w14:paraId="407B9482" w14:textId="77777777" w:rsidR="001E44ED" w:rsidRPr="00670984" w:rsidRDefault="001E44ED" w:rsidP="00041677">
            <w:pPr>
              <w:spacing w:line="276" w:lineRule="auto"/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5FFD085B" w14:textId="1C19C7C4" w:rsidR="001E44ED" w:rsidRPr="00670984" w:rsidRDefault="001E44ED" w:rsidP="00041677">
            <w:pPr>
              <w:spacing w:line="276" w:lineRule="auto"/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</w:tcPr>
          <w:p w14:paraId="09366FB1" w14:textId="49DC9E29" w:rsidR="001E44ED" w:rsidRPr="00670984" w:rsidRDefault="001E44ED" w:rsidP="00041677">
            <w:pPr>
              <w:spacing w:line="276" w:lineRule="auto"/>
              <w:rPr>
                <w:rStyle w:val="Accentuation"/>
                <w:iCs w:val="0"/>
                <w:sz w:val="18"/>
              </w:rPr>
            </w:pPr>
            <w:r w:rsidRPr="00670984">
              <w:rPr>
                <w:rStyle w:val="Accentuation"/>
                <w:iCs w:val="0"/>
                <w:sz w:val="18"/>
              </w:rPr>
              <w:t>Licence</w:t>
            </w:r>
            <w:r>
              <w:rPr>
                <w:rStyle w:val="Accentuation"/>
                <w:iCs w:val="0"/>
                <w:sz w:val="18"/>
              </w:rPr>
              <w:t xml:space="preserve"> </w:t>
            </w:r>
            <w:del w:id="5" w:author="Microsoft Word" w:date="2026-04-10T12:41:00Z" w16du:dateUtc="2026-04-10T12:41:00Z">
              <w:r w:rsidR="000E7307" w:rsidRPr="00670984">
                <w:rPr>
                  <w:rStyle w:val="Accentuation"/>
                  <w:iCs w:val="0"/>
                  <w:sz w:val="18"/>
                </w:rPr>
                <w:delText>2</w:delText>
              </w:r>
            </w:del>
            <w:ins w:id="6" w:author="Microsoft Word" w:date="2026-04-10T12:41:00Z" w16du:dateUtc="2026-04-10T12:41:00Z">
              <w:r>
                <w:rPr>
                  <w:rStyle w:val="Accentuation"/>
                  <w:iCs w:val="0"/>
                  <w:sz w:val="18"/>
                </w:rPr>
                <w:t>PCSM</w:t>
              </w:r>
            </w:ins>
          </w:p>
        </w:tc>
      </w:tr>
      <w:tr w:rsidR="001E44ED" w:rsidRPr="00670984" w14:paraId="7448E02E" w14:textId="77777777" w:rsidTr="00041677">
        <w:trPr>
          <w:trHeight w:val="178"/>
        </w:trPr>
        <w:tc>
          <w:tcPr>
            <w:tcW w:w="3034" w:type="dxa"/>
            <w:vMerge/>
            <w:vAlign w:val="center"/>
          </w:tcPr>
          <w:p w14:paraId="1B21D939" w14:textId="77777777" w:rsidR="001E44ED" w:rsidRPr="00670984" w:rsidRDefault="001E44ED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7C971DF8" w14:textId="77777777" w:rsidR="001E44ED" w:rsidRPr="00670984" w:rsidRDefault="001E44ED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</w:tcPr>
          <w:p w14:paraId="4C65B11F" w14:textId="014EA7D4" w:rsidR="001E44ED" w:rsidRPr="00670984" w:rsidRDefault="001E44ED" w:rsidP="00041677">
            <w:pPr>
              <w:rPr>
                <w:rStyle w:val="Accentuation"/>
                <w:iCs w:val="0"/>
                <w:sz w:val="18"/>
              </w:rPr>
            </w:pPr>
            <w:r w:rsidRPr="00670984">
              <w:rPr>
                <w:rStyle w:val="Accentuation"/>
                <w:iCs w:val="0"/>
                <w:sz w:val="18"/>
              </w:rPr>
              <w:t>Licence</w:t>
            </w:r>
            <w:r>
              <w:rPr>
                <w:rStyle w:val="Accentuation"/>
                <w:iCs w:val="0"/>
                <w:sz w:val="18"/>
              </w:rPr>
              <w:t xml:space="preserve"> BCGS / SVT</w:t>
            </w:r>
          </w:p>
        </w:tc>
      </w:tr>
      <w:tr w:rsidR="001E44ED" w:rsidRPr="00670984" w14:paraId="077DACAC" w14:textId="77777777" w:rsidTr="00041677">
        <w:trPr>
          <w:trHeight w:val="178"/>
        </w:trPr>
        <w:tc>
          <w:tcPr>
            <w:tcW w:w="3034" w:type="dxa"/>
            <w:vMerge/>
            <w:vAlign w:val="center"/>
          </w:tcPr>
          <w:p w14:paraId="3254B5D1" w14:textId="77777777" w:rsidR="001E44ED" w:rsidRPr="00670984" w:rsidRDefault="001E44ED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76CFEA24" w14:textId="77777777" w:rsidR="001E44ED" w:rsidRPr="00670984" w:rsidRDefault="001E44ED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</w:tcPr>
          <w:p w14:paraId="21565167" w14:textId="05AA6865" w:rsidR="001E44ED" w:rsidRPr="00670984" w:rsidRDefault="001E44ED" w:rsidP="00041677">
            <w:pPr>
              <w:rPr>
                <w:rStyle w:val="Accentuation"/>
                <w:iCs w:val="0"/>
                <w:sz w:val="18"/>
              </w:rPr>
            </w:pPr>
            <w:r w:rsidRPr="00670984">
              <w:rPr>
                <w:rStyle w:val="Accentuation"/>
                <w:iCs w:val="0"/>
                <w:sz w:val="18"/>
              </w:rPr>
              <w:t>Licence</w:t>
            </w:r>
            <w:r>
              <w:rPr>
                <w:rStyle w:val="Accentuation"/>
                <w:iCs w:val="0"/>
                <w:sz w:val="18"/>
              </w:rPr>
              <w:t xml:space="preserve"> Informatique</w:t>
            </w:r>
          </w:p>
        </w:tc>
      </w:tr>
      <w:tr w:rsidR="001E44ED" w:rsidRPr="00670984" w14:paraId="36088C38" w14:textId="77777777" w:rsidTr="00041677">
        <w:trPr>
          <w:trHeight w:val="178"/>
        </w:trPr>
        <w:tc>
          <w:tcPr>
            <w:tcW w:w="3034" w:type="dxa"/>
            <w:vMerge/>
            <w:vAlign w:val="center"/>
          </w:tcPr>
          <w:p w14:paraId="34D1BBEA" w14:textId="77777777" w:rsidR="001E44ED" w:rsidRPr="00670984" w:rsidRDefault="001E44ED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6D22E023" w14:textId="77777777" w:rsidR="001E44ED" w:rsidRPr="00670984" w:rsidRDefault="001E44ED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</w:tcPr>
          <w:p w14:paraId="6DFDA0A3" w14:textId="615187E5" w:rsidR="001E44ED" w:rsidRPr="00670984" w:rsidRDefault="001E44ED" w:rsidP="00041677">
            <w:pPr>
              <w:rPr>
                <w:rStyle w:val="Accentuation"/>
                <w:iCs w:val="0"/>
                <w:sz w:val="18"/>
              </w:rPr>
            </w:pPr>
            <w:r w:rsidRPr="00670984">
              <w:rPr>
                <w:rStyle w:val="Accentuation"/>
                <w:iCs w:val="0"/>
                <w:sz w:val="18"/>
              </w:rPr>
              <w:t>Licence</w:t>
            </w:r>
            <w:r>
              <w:rPr>
                <w:rStyle w:val="Accentuation"/>
                <w:iCs w:val="0"/>
                <w:sz w:val="18"/>
              </w:rPr>
              <w:t xml:space="preserve"> TDSI</w:t>
            </w:r>
          </w:p>
        </w:tc>
      </w:tr>
      <w:tr w:rsidR="001E44ED" w:rsidRPr="00670984" w14:paraId="50786B4C" w14:textId="77777777" w:rsidTr="00041677">
        <w:trPr>
          <w:trHeight w:val="178"/>
        </w:trPr>
        <w:tc>
          <w:tcPr>
            <w:tcW w:w="3034" w:type="dxa"/>
            <w:vMerge/>
            <w:vAlign w:val="center"/>
          </w:tcPr>
          <w:p w14:paraId="54ECFC2C" w14:textId="77777777" w:rsidR="001E44ED" w:rsidRPr="00670984" w:rsidRDefault="001E44ED" w:rsidP="00041677">
            <w:pPr>
              <w:spacing w:line="276" w:lineRule="auto"/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22930B03" w14:textId="77777777" w:rsidR="001E44ED" w:rsidRPr="00670984" w:rsidRDefault="001E44ED" w:rsidP="00041677">
            <w:pPr>
              <w:spacing w:line="276" w:lineRule="auto"/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</w:tcPr>
          <w:p w14:paraId="7E1A428F" w14:textId="4264D225" w:rsidR="001E44ED" w:rsidRPr="00670984" w:rsidRDefault="000E7307" w:rsidP="00041677">
            <w:pPr>
              <w:spacing w:line="276" w:lineRule="auto"/>
              <w:rPr>
                <w:rStyle w:val="Accentuation"/>
                <w:iCs w:val="0"/>
                <w:sz w:val="18"/>
              </w:rPr>
            </w:pPr>
            <w:del w:id="7" w:author="Microsoft Word" w:date="2026-04-10T12:41:00Z" w16du:dateUtc="2026-04-10T12:41:00Z">
              <w:r w:rsidRPr="00670984">
                <w:rPr>
                  <w:rStyle w:val="Accentuation"/>
                  <w:iCs w:val="0"/>
                  <w:sz w:val="18"/>
                </w:rPr>
                <w:delText>Licence 3</w:delText>
              </w:r>
            </w:del>
            <w:ins w:id="8" w:author="Microsoft Word" w:date="2026-04-10T12:41:00Z" w16du:dateUtc="2026-04-10T12:41:00Z">
              <w:r w:rsidR="001E44ED" w:rsidRPr="00670984">
                <w:rPr>
                  <w:rStyle w:val="Accentuation"/>
                  <w:iCs w:val="0"/>
                  <w:sz w:val="18"/>
                </w:rPr>
                <w:t xml:space="preserve">Licence </w:t>
              </w:r>
              <w:r w:rsidR="001E44ED">
                <w:rPr>
                  <w:rStyle w:val="Accentuation"/>
                  <w:iCs w:val="0"/>
                  <w:sz w:val="18"/>
                </w:rPr>
                <w:t>professionnelles</w:t>
              </w:r>
            </w:ins>
          </w:p>
        </w:tc>
      </w:tr>
      <w:tr w:rsidR="001E44ED" w:rsidRPr="00670984" w14:paraId="2266719E" w14:textId="77777777" w:rsidTr="00041677">
        <w:trPr>
          <w:trHeight w:val="186"/>
        </w:trPr>
        <w:tc>
          <w:tcPr>
            <w:tcW w:w="3034" w:type="dxa"/>
            <w:vMerge/>
            <w:vAlign w:val="center"/>
          </w:tcPr>
          <w:p w14:paraId="196BAEE0" w14:textId="77777777" w:rsidR="001E44ED" w:rsidRPr="00670984" w:rsidRDefault="001E44ED" w:rsidP="00041677">
            <w:pPr>
              <w:spacing w:line="276" w:lineRule="auto"/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Merge w:val="restart"/>
            <w:vAlign w:val="center"/>
          </w:tcPr>
          <w:p w14:paraId="532097EC" w14:textId="25B64116" w:rsidR="001E44ED" w:rsidRPr="00670984" w:rsidRDefault="001E44ED" w:rsidP="00041677">
            <w:pPr>
              <w:spacing w:line="276" w:lineRule="auto"/>
              <w:jc w:val="center"/>
              <w:rPr>
                <w:rStyle w:val="Accentuation"/>
                <w:iCs w:val="0"/>
                <w:sz w:val="18"/>
              </w:rPr>
            </w:pPr>
            <w:r w:rsidRPr="00670984">
              <w:rPr>
                <w:rStyle w:val="Accentuation"/>
                <w:iCs w:val="0"/>
                <w:sz w:val="18"/>
              </w:rPr>
              <w:t>Master</w:t>
            </w:r>
          </w:p>
        </w:tc>
        <w:tc>
          <w:tcPr>
            <w:tcW w:w="3035" w:type="dxa"/>
          </w:tcPr>
          <w:p w14:paraId="24711CB1" w14:textId="55E523CF" w:rsidR="001E44ED" w:rsidRPr="00670984" w:rsidRDefault="000E7307" w:rsidP="00041677">
            <w:pPr>
              <w:spacing w:line="276" w:lineRule="auto"/>
              <w:rPr>
                <w:rStyle w:val="Accentuation"/>
                <w:iCs w:val="0"/>
                <w:sz w:val="18"/>
              </w:rPr>
            </w:pPr>
            <w:del w:id="9" w:author="Microsoft Word" w:date="2026-04-10T12:41:00Z" w16du:dateUtc="2026-04-10T12:41:00Z">
              <w:r w:rsidRPr="00670984">
                <w:rPr>
                  <w:rStyle w:val="Accentuation"/>
                  <w:iCs w:val="0"/>
                  <w:sz w:val="18"/>
                </w:rPr>
                <w:delText>Master 1</w:delText>
              </w:r>
            </w:del>
            <w:ins w:id="10" w:author="Microsoft Word" w:date="2026-04-10T12:41:00Z" w16du:dateUtc="2026-04-10T12:41:00Z">
              <w:r w:rsidR="001E44ED" w:rsidRPr="00670984">
                <w:rPr>
                  <w:rStyle w:val="Accentuation"/>
                  <w:iCs w:val="0"/>
                  <w:sz w:val="18"/>
                </w:rPr>
                <w:t xml:space="preserve">Master </w:t>
              </w:r>
              <w:r w:rsidR="001E44ED" w:rsidRPr="00D56A6B">
                <w:rPr>
                  <w:rStyle w:val="Accentuation"/>
                  <w:sz w:val="18"/>
                </w:rPr>
                <w:t>scientifiques</w:t>
              </w:r>
              <w:r w:rsidR="001E44ED" w:rsidRPr="000F67F3">
                <w:rPr>
                  <w:rStyle w:val="Accentuation"/>
                  <w:sz w:val="18"/>
                </w:rPr>
                <w:t xml:space="preserve"> et technique</w:t>
              </w:r>
            </w:ins>
          </w:p>
        </w:tc>
      </w:tr>
      <w:tr w:rsidR="001E44ED" w:rsidRPr="00670984" w14:paraId="51C16670" w14:textId="77777777" w:rsidTr="00041677">
        <w:trPr>
          <w:trHeight w:val="178"/>
        </w:trPr>
        <w:tc>
          <w:tcPr>
            <w:tcW w:w="3034" w:type="dxa"/>
            <w:vMerge/>
            <w:vAlign w:val="center"/>
          </w:tcPr>
          <w:p w14:paraId="6D53DC23" w14:textId="77777777" w:rsidR="001E44ED" w:rsidRPr="00670984" w:rsidRDefault="001E44ED" w:rsidP="00041677">
            <w:pPr>
              <w:spacing w:line="276" w:lineRule="auto"/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Merge/>
            <w:vAlign w:val="center"/>
          </w:tcPr>
          <w:p w14:paraId="45311FD4" w14:textId="77777777" w:rsidR="001E44ED" w:rsidRPr="00670984" w:rsidRDefault="001E44ED" w:rsidP="00041677">
            <w:pPr>
              <w:spacing w:line="276" w:lineRule="auto"/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</w:tcPr>
          <w:p w14:paraId="089EDE43" w14:textId="39AB15A8" w:rsidR="001E44ED" w:rsidRPr="00670984" w:rsidRDefault="000E7307" w:rsidP="00041677">
            <w:pPr>
              <w:spacing w:line="276" w:lineRule="auto"/>
              <w:rPr>
                <w:rStyle w:val="Accentuation"/>
                <w:iCs w:val="0"/>
                <w:sz w:val="18"/>
              </w:rPr>
            </w:pPr>
            <w:del w:id="11" w:author="Microsoft Word" w:date="2026-04-10T12:41:00Z" w16du:dateUtc="2026-04-10T12:41:00Z">
              <w:r w:rsidRPr="00670984">
                <w:rPr>
                  <w:rStyle w:val="Accentuation"/>
                  <w:iCs w:val="0"/>
                  <w:sz w:val="18"/>
                </w:rPr>
                <w:delText>Master 2</w:delText>
              </w:r>
            </w:del>
            <w:ins w:id="12" w:author="Microsoft Word" w:date="2026-04-10T12:41:00Z" w16du:dateUtc="2026-04-10T12:41:00Z">
              <w:r w:rsidR="001E44ED" w:rsidRPr="00670984">
                <w:rPr>
                  <w:rStyle w:val="Accentuation"/>
                  <w:iCs w:val="0"/>
                  <w:sz w:val="18"/>
                </w:rPr>
                <w:t xml:space="preserve">Master </w:t>
              </w:r>
              <w:r w:rsidR="001E44ED">
                <w:rPr>
                  <w:rStyle w:val="Accentuation"/>
                  <w:iCs w:val="0"/>
                  <w:sz w:val="18"/>
                </w:rPr>
                <w:t>p</w:t>
              </w:r>
              <w:r w:rsidR="001E44ED" w:rsidRPr="00D56A6B">
                <w:rPr>
                  <w:rStyle w:val="Accentuation"/>
                  <w:sz w:val="18"/>
                </w:rPr>
                <w:t>rofessionnels</w:t>
              </w:r>
            </w:ins>
          </w:p>
        </w:tc>
      </w:tr>
      <w:tr w:rsidR="001E44ED" w:rsidRPr="00670984" w14:paraId="3ABBF05A" w14:textId="77777777" w:rsidTr="00041677">
        <w:trPr>
          <w:trHeight w:val="287"/>
        </w:trPr>
        <w:tc>
          <w:tcPr>
            <w:tcW w:w="3034" w:type="dxa"/>
            <w:vMerge/>
            <w:vAlign w:val="center"/>
          </w:tcPr>
          <w:p w14:paraId="36594C8D" w14:textId="6C99E499" w:rsidR="001E44ED" w:rsidRPr="00670984" w:rsidRDefault="001E44ED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Align w:val="center"/>
          </w:tcPr>
          <w:p w14:paraId="1ADA854E" w14:textId="3F078983" w:rsidR="001E44ED" w:rsidRPr="00670984" w:rsidRDefault="001E44ED" w:rsidP="00041677">
            <w:pPr>
              <w:jc w:val="center"/>
              <w:rPr>
                <w:rStyle w:val="Accentuation"/>
                <w:iCs w:val="0"/>
                <w:sz w:val="18"/>
              </w:rPr>
            </w:pPr>
            <w:r w:rsidRPr="000E7307">
              <w:rPr>
                <w:i/>
                <w:iCs/>
                <w:sz w:val="18"/>
              </w:rPr>
              <w:t>Doctorat</w:t>
            </w:r>
          </w:p>
        </w:tc>
        <w:tc>
          <w:tcPr>
            <w:tcW w:w="3035" w:type="dxa"/>
          </w:tcPr>
          <w:p w14:paraId="4C38D122" w14:textId="77777777" w:rsidR="001E44ED" w:rsidRPr="00670984" w:rsidRDefault="001E44ED" w:rsidP="00041677">
            <w:pPr>
              <w:rPr>
                <w:rStyle w:val="Accentuation"/>
                <w:iCs w:val="0"/>
                <w:sz w:val="18"/>
              </w:rPr>
            </w:pPr>
          </w:p>
        </w:tc>
      </w:tr>
      <w:tr w:rsidR="004507EC" w:rsidRPr="00670984" w14:paraId="3E956A4A" w14:textId="77777777" w:rsidTr="41619DD6">
        <w:trPr>
          <w:trHeight w:val="178"/>
        </w:trPr>
        <w:tc>
          <w:tcPr>
            <w:tcW w:w="9104" w:type="dxa"/>
            <w:gridSpan w:val="3"/>
            <w:shd w:val="clear" w:color="auto" w:fill="A6A6A6" w:themeFill="accent3" w:themeFillShade="A6"/>
            <w:vAlign w:val="center"/>
          </w:tcPr>
          <w:p w14:paraId="0F68B286" w14:textId="77777777" w:rsidR="004507EC" w:rsidRPr="00670984" w:rsidRDefault="004507EC" w:rsidP="00041677">
            <w:pPr>
              <w:rPr>
                <w:rStyle w:val="Accentuation"/>
                <w:iCs w:val="0"/>
                <w:sz w:val="18"/>
              </w:rPr>
            </w:pPr>
          </w:p>
        </w:tc>
      </w:tr>
      <w:tr w:rsidR="00F602DE" w:rsidRPr="00670984" w14:paraId="34A609F2" w14:textId="77777777" w:rsidTr="00041677">
        <w:trPr>
          <w:trHeight w:val="178"/>
        </w:trPr>
        <w:tc>
          <w:tcPr>
            <w:tcW w:w="3034" w:type="dxa"/>
            <w:vMerge w:val="restart"/>
            <w:vAlign w:val="center"/>
          </w:tcPr>
          <w:p w14:paraId="1CF96AF2" w14:textId="1F33350B" w:rsidR="00F602DE" w:rsidRPr="00670984" w:rsidRDefault="00F602DE" w:rsidP="00041677">
            <w:pPr>
              <w:jc w:val="center"/>
              <w:rPr>
                <w:rStyle w:val="Accentuation"/>
                <w:iCs w:val="0"/>
                <w:sz w:val="18"/>
              </w:rPr>
            </w:pPr>
            <w:r w:rsidRPr="006D0CE8">
              <w:rPr>
                <w:i/>
                <w:sz w:val="18"/>
              </w:rPr>
              <w:t>Vie Étudiante</w:t>
            </w:r>
          </w:p>
        </w:tc>
        <w:tc>
          <w:tcPr>
            <w:tcW w:w="3035" w:type="dxa"/>
            <w:vAlign w:val="center"/>
          </w:tcPr>
          <w:p w14:paraId="27888767" w14:textId="1DFC7397" w:rsidR="00F602DE" w:rsidRPr="00670984" w:rsidRDefault="00F602DE" w:rsidP="00041677">
            <w:pPr>
              <w:jc w:val="center"/>
              <w:rPr>
                <w:rStyle w:val="Accentuation"/>
                <w:iCs w:val="0"/>
                <w:sz w:val="18"/>
              </w:rPr>
            </w:pPr>
            <w:r>
              <w:rPr>
                <w:rStyle w:val="Accentuation"/>
                <w:iCs w:val="0"/>
                <w:sz w:val="18"/>
              </w:rPr>
              <w:t>B</w:t>
            </w:r>
            <w:r>
              <w:rPr>
                <w:rStyle w:val="Accentuation"/>
                <w:sz w:val="18"/>
              </w:rPr>
              <w:t>ibliothèque</w:t>
            </w:r>
          </w:p>
        </w:tc>
        <w:tc>
          <w:tcPr>
            <w:tcW w:w="3035" w:type="dxa"/>
          </w:tcPr>
          <w:p w14:paraId="3BBF4AD1" w14:textId="77777777" w:rsidR="00F602DE" w:rsidRPr="00670984" w:rsidRDefault="00F602DE" w:rsidP="00041677">
            <w:pPr>
              <w:rPr>
                <w:rStyle w:val="Accentuation"/>
                <w:iCs w:val="0"/>
                <w:sz w:val="18"/>
              </w:rPr>
            </w:pPr>
          </w:p>
        </w:tc>
      </w:tr>
      <w:tr w:rsidR="00F602DE" w:rsidRPr="00670984" w14:paraId="3BAF5768" w14:textId="77777777" w:rsidTr="00041677">
        <w:trPr>
          <w:trHeight w:val="178"/>
        </w:trPr>
        <w:tc>
          <w:tcPr>
            <w:tcW w:w="3034" w:type="dxa"/>
            <w:vMerge/>
            <w:vAlign w:val="center"/>
          </w:tcPr>
          <w:p w14:paraId="13E47FE6" w14:textId="77777777" w:rsidR="00F602DE" w:rsidRPr="00670984" w:rsidRDefault="00F602DE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Align w:val="center"/>
          </w:tcPr>
          <w:p w14:paraId="400B4F3B" w14:textId="4C734F2B" w:rsidR="00F602DE" w:rsidRPr="00670984" w:rsidRDefault="00F602DE" w:rsidP="00041677">
            <w:pPr>
              <w:jc w:val="center"/>
              <w:rPr>
                <w:rStyle w:val="Accentuation"/>
                <w:iCs w:val="0"/>
                <w:sz w:val="18"/>
              </w:rPr>
            </w:pPr>
            <w:r>
              <w:rPr>
                <w:rStyle w:val="Accentuation"/>
                <w:iCs w:val="0"/>
                <w:sz w:val="18"/>
              </w:rPr>
              <w:t>A</w:t>
            </w:r>
            <w:r>
              <w:rPr>
                <w:rStyle w:val="Accentuation"/>
                <w:sz w:val="18"/>
              </w:rPr>
              <w:t>mical</w:t>
            </w:r>
            <w:r w:rsidR="00E925A3">
              <w:rPr>
                <w:rStyle w:val="Accentuation"/>
                <w:sz w:val="18"/>
              </w:rPr>
              <w:t>e</w:t>
            </w:r>
          </w:p>
        </w:tc>
        <w:tc>
          <w:tcPr>
            <w:tcW w:w="3035" w:type="dxa"/>
          </w:tcPr>
          <w:p w14:paraId="0CEB5883" w14:textId="77777777" w:rsidR="00F602DE" w:rsidRPr="00670984" w:rsidRDefault="00F602DE" w:rsidP="00041677">
            <w:pPr>
              <w:rPr>
                <w:rStyle w:val="Accentuation"/>
                <w:iCs w:val="0"/>
                <w:sz w:val="18"/>
              </w:rPr>
            </w:pPr>
          </w:p>
        </w:tc>
      </w:tr>
      <w:tr w:rsidR="00F602DE" w:rsidRPr="00670984" w14:paraId="100CF631" w14:textId="77777777" w:rsidTr="5464F2DF">
        <w:trPr>
          <w:trHeight w:val="300"/>
        </w:trPr>
        <w:tc>
          <w:tcPr>
            <w:tcW w:w="3034" w:type="dxa"/>
            <w:vMerge/>
            <w:vAlign w:val="center"/>
          </w:tcPr>
          <w:p w14:paraId="37C82980" w14:textId="77777777" w:rsidR="00F602DE" w:rsidRPr="00670984" w:rsidRDefault="00F602DE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Align w:val="center"/>
          </w:tcPr>
          <w:p w14:paraId="14ECDAD6" w14:textId="1130B804" w:rsidR="00F602DE" w:rsidRPr="00670984" w:rsidRDefault="00F602DE" w:rsidP="00041677">
            <w:pPr>
              <w:jc w:val="center"/>
              <w:rPr>
                <w:rStyle w:val="Accentuation"/>
                <w:iCs w:val="0"/>
                <w:sz w:val="18"/>
              </w:rPr>
            </w:pPr>
            <w:r>
              <w:rPr>
                <w:rStyle w:val="Accentuation"/>
                <w:iCs w:val="0"/>
                <w:sz w:val="18"/>
              </w:rPr>
              <w:t>G</w:t>
            </w:r>
            <w:r>
              <w:rPr>
                <w:rStyle w:val="Accentuation"/>
                <w:sz w:val="18"/>
              </w:rPr>
              <w:t>uide Etudiant</w:t>
            </w:r>
          </w:p>
        </w:tc>
        <w:tc>
          <w:tcPr>
            <w:tcW w:w="3035" w:type="dxa"/>
          </w:tcPr>
          <w:p w14:paraId="5D93F438" w14:textId="77777777" w:rsidR="00F602DE" w:rsidRPr="00670984" w:rsidRDefault="00F602DE" w:rsidP="00041677">
            <w:pPr>
              <w:rPr>
                <w:rStyle w:val="Accentuation"/>
                <w:iCs w:val="0"/>
                <w:sz w:val="18"/>
              </w:rPr>
            </w:pPr>
          </w:p>
        </w:tc>
      </w:tr>
      <w:tr w:rsidR="00F602DE" w:rsidRPr="00670984" w14:paraId="0CA496BC" w14:textId="77777777" w:rsidTr="00041677">
        <w:trPr>
          <w:trHeight w:val="178"/>
        </w:trPr>
        <w:tc>
          <w:tcPr>
            <w:tcW w:w="3034" w:type="dxa"/>
            <w:vMerge/>
            <w:vAlign w:val="center"/>
          </w:tcPr>
          <w:p w14:paraId="18FA7F98" w14:textId="77777777" w:rsidR="00F602DE" w:rsidRPr="00670984" w:rsidRDefault="00F602DE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Align w:val="center"/>
          </w:tcPr>
          <w:p w14:paraId="5CFDA689" w14:textId="7179946B" w:rsidR="00F602DE" w:rsidRPr="00670984" w:rsidRDefault="00F602DE" w:rsidP="00041677">
            <w:pPr>
              <w:jc w:val="center"/>
              <w:rPr>
                <w:rStyle w:val="Accentuation"/>
                <w:iCs w:val="0"/>
                <w:sz w:val="18"/>
              </w:rPr>
            </w:pPr>
            <w:r>
              <w:rPr>
                <w:rStyle w:val="Accentuation"/>
                <w:iCs w:val="0"/>
                <w:sz w:val="18"/>
              </w:rPr>
              <w:t>S</w:t>
            </w:r>
            <w:r>
              <w:rPr>
                <w:rStyle w:val="Accentuation"/>
                <w:sz w:val="18"/>
              </w:rPr>
              <w:t>tages</w:t>
            </w:r>
          </w:p>
        </w:tc>
        <w:tc>
          <w:tcPr>
            <w:tcW w:w="3035" w:type="dxa"/>
          </w:tcPr>
          <w:p w14:paraId="09EAB814" w14:textId="77777777" w:rsidR="00F602DE" w:rsidRPr="00670984" w:rsidRDefault="00F602DE" w:rsidP="00041677">
            <w:pPr>
              <w:rPr>
                <w:rStyle w:val="Accentuation"/>
                <w:iCs w:val="0"/>
                <w:sz w:val="18"/>
              </w:rPr>
            </w:pPr>
          </w:p>
        </w:tc>
      </w:tr>
      <w:tr w:rsidR="00F602DE" w:rsidRPr="00670984" w14:paraId="3A00A000" w14:textId="77777777" w:rsidTr="00041677">
        <w:trPr>
          <w:trHeight w:val="178"/>
        </w:trPr>
        <w:tc>
          <w:tcPr>
            <w:tcW w:w="3034" w:type="dxa"/>
            <w:vMerge/>
            <w:vAlign w:val="center"/>
          </w:tcPr>
          <w:p w14:paraId="660246C6" w14:textId="77777777" w:rsidR="00F602DE" w:rsidRPr="00670984" w:rsidRDefault="00F602DE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Align w:val="center"/>
          </w:tcPr>
          <w:p w14:paraId="006206A8" w14:textId="54FBCD65" w:rsidR="00F602DE" w:rsidRDefault="00F602DE" w:rsidP="00041677">
            <w:pPr>
              <w:jc w:val="center"/>
              <w:rPr>
                <w:rStyle w:val="Accentuation"/>
                <w:iCs w:val="0"/>
                <w:sz w:val="18"/>
              </w:rPr>
            </w:pPr>
            <w:r>
              <w:rPr>
                <w:rStyle w:val="Accentuation"/>
                <w:iCs w:val="0"/>
                <w:sz w:val="18"/>
              </w:rPr>
              <w:t>C</w:t>
            </w:r>
            <w:r>
              <w:rPr>
                <w:rStyle w:val="Accentuation"/>
                <w:sz w:val="18"/>
              </w:rPr>
              <w:t>lubs</w:t>
            </w:r>
          </w:p>
        </w:tc>
        <w:tc>
          <w:tcPr>
            <w:tcW w:w="3035" w:type="dxa"/>
          </w:tcPr>
          <w:p w14:paraId="4BA5FDA6" w14:textId="77777777" w:rsidR="00F602DE" w:rsidRPr="00670984" w:rsidRDefault="00F602DE" w:rsidP="00041677">
            <w:pPr>
              <w:rPr>
                <w:rStyle w:val="Accentuation"/>
                <w:iCs w:val="0"/>
                <w:sz w:val="18"/>
              </w:rPr>
            </w:pPr>
          </w:p>
        </w:tc>
      </w:tr>
      <w:tr w:rsidR="00407E0D" w:rsidRPr="00407E0D" w14:paraId="121D872C" w14:textId="77777777" w:rsidTr="00E571F1">
        <w:trPr>
          <w:trHeight w:val="178"/>
        </w:trPr>
        <w:tc>
          <w:tcPr>
            <w:tcW w:w="9104" w:type="dxa"/>
            <w:gridSpan w:val="3"/>
            <w:shd w:val="clear" w:color="auto" w:fill="A6A6A6" w:themeFill="text1" w:themeFillShade="A6"/>
            <w:vAlign w:val="center"/>
          </w:tcPr>
          <w:p w14:paraId="2B66F285" w14:textId="5409F52B" w:rsidR="00407E0D" w:rsidRPr="00407E0D" w:rsidRDefault="00407E0D" w:rsidP="41619DD6">
            <w:pPr>
              <w:rPr>
                <w:rStyle w:val="Accentuation"/>
                <w:iCs w:val="0"/>
                <w:sz w:val="18"/>
              </w:rPr>
            </w:pPr>
          </w:p>
        </w:tc>
      </w:tr>
      <w:tr w:rsidR="00407E0D" w14:paraId="492EB6B5" w14:textId="77777777" w:rsidTr="41619DD6">
        <w:trPr>
          <w:trHeight w:val="178"/>
        </w:trPr>
        <w:tc>
          <w:tcPr>
            <w:tcW w:w="3034" w:type="dxa"/>
            <w:vMerge w:val="restart"/>
            <w:vAlign w:val="center"/>
          </w:tcPr>
          <w:p w14:paraId="786E9887" w14:textId="1EC076E5" w:rsidR="00407E0D" w:rsidRPr="5464F2DF" w:rsidRDefault="00407E0D" w:rsidP="00832C83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832C83">
              <w:rPr>
                <w:i/>
                <w:sz w:val="18"/>
              </w:rPr>
              <w:t>Recherche</w:t>
            </w:r>
          </w:p>
        </w:tc>
        <w:tc>
          <w:tcPr>
            <w:tcW w:w="3035" w:type="dxa"/>
            <w:vAlign w:val="center"/>
          </w:tcPr>
          <w:p w14:paraId="45DE6C0D" w14:textId="352D3748" w:rsidR="00407E0D" w:rsidRPr="5464F2DF" w:rsidRDefault="00407E0D" w:rsidP="001C47FA">
            <w:pPr>
              <w:jc w:val="center"/>
              <w:rPr>
                <w:rStyle w:val="Accentuation"/>
                <w:sz w:val="18"/>
                <w:szCs w:val="18"/>
              </w:rPr>
            </w:pPr>
            <w:r w:rsidRPr="5464F2DF">
              <w:rPr>
                <w:rStyle w:val="Accentuation"/>
                <w:sz w:val="18"/>
                <w:szCs w:val="18"/>
              </w:rPr>
              <w:t>Laboratoires</w:t>
            </w:r>
          </w:p>
        </w:tc>
        <w:tc>
          <w:tcPr>
            <w:tcW w:w="3035" w:type="dxa"/>
          </w:tcPr>
          <w:p w14:paraId="00E4160E" w14:textId="77777777" w:rsidR="00407E0D" w:rsidRDefault="00407E0D" w:rsidP="41619DD6">
            <w:pPr>
              <w:rPr>
                <w:rStyle w:val="Accentuation"/>
                <w:sz w:val="18"/>
                <w:szCs w:val="18"/>
              </w:rPr>
            </w:pPr>
          </w:p>
        </w:tc>
      </w:tr>
      <w:tr w:rsidR="00407E0D" w14:paraId="236E1E64" w14:textId="77777777" w:rsidTr="41619DD6">
        <w:trPr>
          <w:trHeight w:val="178"/>
        </w:trPr>
        <w:tc>
          <w:tcPr>
            <w:tcW w:w="3034" w:type="dxa"/>
            <w:vMerge/>
            <w:vAlign w:val="center"/>
          </w:tcPr>
          <w:p w14:paraId="16C43AD3" w14:textId="3BED0D4F" w:rsidR="00407E0D" w:rsidRDefault="00407E0D" w:rsidP="41619DD6">
            <w:pPr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3035" w:type="dxa"/>
            <w:vAlign w:val="center"/>
          </w:tcPr>
          <w:p w14:paraId="349A106B" w14:textId="67770528" w:rsidR="00407E0D" w:rsidRDefault="00407E0D" w:rsidP="001C47FA">
            <w:pPr>
              <w:jc w:val="center"/>
              <w:rPr>
                <w:rStyle w:val="Accentuation"/>
                <w:sz w:val="18"/>
                <w:szCs w:val="18"/>
              </w:rPr>
            </w:pPr>
            <w:r w:rsidRPr="5464F2DF">
              <w:rPr>
                <w:rStyle w:val="Accentuation"/>
                <w:sz w:val="18"/>
                <w:szCs w:val="18"/>
              </w:rPr>
              <w:t>Projets</w:t>
            </w:r>
          </w:p>
        </w:tc>
        <w:tc>
          <w:tcPr>
            <w:tcW w:w="3035" w:type="dxa"/>
          </w:tcPr>
          <w:p w14:paraId="105F102E" w14:textId="37F8B142" w:rsidR="00407E0D" w:rsidRDefault="00407E0D" w:rsidP="41619DD6">
            <w:pPr>
              <w:rPr>
                <w:rStyle w:val="Accentuation"/>
                <w:sz w:val="18"/>
                <w:szCs w:val="18"/>
              </w:rPr>
            </w:pPr>
          </w:p>
        </w:tc>
      </w:tr>
      <w:tr w:rsidR="00407E0D" w14:paraId="5CA55407" w14:textId="77777777" w:rsidTr="001C47FA">
        <w:trPr>
          <w:trHeight w:val="178"/>
        </w:trPr>
        <w:tc>
          <w:tcPr>
            <w:tcW w:w="3034" w:type="dxa"/>
            <w:vMerge/>
            <w:vAlign w:val="center"/>
          </w:tcPr>
          <w:p w14:paraId="33B5215A" w14:textId="59D4A8FD" w:rsidR="00407E0D" w:rsidRDefault="00407E0D" w:rsidP="41619DD6">
            <w:pPr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3035" w:type="dxa"/>
            <w:vAlign w:val="center"/>
          </w:tcPr>
          <w:p w14:paraId="35C511C9" w14:textId="56DF23B4" w:rsidR="00407E0D" w:rsidRPr="001C47FA" w:rsidRDefault="00407E0D" w:rsidP="001C47FA">
            <w:pPr>
              <w:jc w:val="center"/>
              <w:rPr>
                <w:rStyle w:val="Accentuation"/>
                <w:sz w:val="18"/>
                <w:szCs w:val="18"/>
              </w:rPr>
            </w:pPr>
            <w:r w:rsidRPr="00D56A6B">
              <w:rPr>
                <w:rStyle w:val="Accentuation"/>
                <w:sz w:val="18"/>
                <w:szCs w:val="18"/>
              </w:rPr>
              <w:t>Publication</w:t>
            </w:r>
          </w:p>
        </w:tc>
        <w:tc>
          <w:tcPr>
            <w:tcW w:w="3035" w:type="dxa"/>
          </w:tcPr>
          <w:p w14:paraId="0BEE609C" w14:textId="23CFB706" w:rsidR="00407E0D" w:rsidRDefault="00407E0D" w:rsidP="41619DD6">
            <w:pPr>
              <w:rPr>
                <w:rStyle w:val="Accentuation"/>
                <w:sz w:val="18"/>
                <w:szCs w:val="18"/>
              </w:rPr>
            </w:pPr>
          </w:p>
        </w:tc>
      </w:tr>
      <w:tr w:rsidR="00407E0D" w14:paraId="19909A62" w14:textId="77777777" w:rsidTr="001C47FA">
        <w:trPr>
          <w:trHeight w:val="178"/>
        </w:trPr>
        <w:tc>
          <w:tcPr>
            <w:tcW w:w="3034" w:type="dxa"/>
            <w:vMerge/>
            <w:vAlign w:val="center"/>
          </w:tcPr>
          <w:p w14:paraId="45C753FB" w14:textId="77777777" w:rsidR="00407E0D" w:rsidRDefault="00407E0D" w:rsidP="41619DD6">
            <w:pPr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3035" w:type="dxa"/>
            <w:vAlign w:val="center"/>
          </w:tcPr>
          <w:p w14:paraId="0AED9EDA" w14:textId="77777777" w:rsidR="00407E0D" w:rsidRPr="00D56A6B" w:rsidRDefault="00407E0D" w:rsidP="001C47FA">
            <w:pPr>
              <w:jc w:val="center"/>
              <w:rPr>
                <w:rStyle w:val="Accentuation"/>
                <w:sz w:val="18"/>
                <w:szCs w:val="18"/>
              </w:rPr>
            </w:pPr>
          </w:p>
        </w:tc>
        <w:tc>
          <w:tcPr>
            <w:tcW w:w="3035" w:type="dxa"/>
          </w:tcPr>
          <w:p w14:paraId="58F3BC6E" w14:textId="77777777" w:rsidR="00407E0D" w:rsidRDefault="00407E0D" w:rsidP="41619DD6">
            <w:pPr>
              <w:rPr>
                <w:rStyle w:val="Accentuation"/>
                <w:sz w:val="18"/>
                <w:szCs w:val="18"/>
              </w:rPr>
            </w:pPr>
          </w:p>
        </w:tc>
      </w:tr>
      <w:tr w:rsidR="00812B0B" w:rsidRPr="00670984" w14:paraId="10659C2D" w14:textId="77777777" w:rsidTr="41619DD6">
        <w:trPr>
          <w:trHeight w:val="178"/>
        </w:trPr>
        <w:tc>
          <w:tcPr>
            <w:tcW w:w="9104" w:type="dxa"/>
            <w:gridSpan w:val="3"/>
            <w:shd w:val="clear" w:color="auto" w:fill="A6A6A6" w:themeFill="accent3" w:themeFillShade="A6"/>
            <w:vAlign w:val="center"/>
          </w:tcPr>
          <w:p w14:paraId="4EEDB5D5" w14:textId="77777777" w:rsidR="00812B0B" w:rsidRPr="00670984" w:rsidRDefault="00812B0B" w:rsidP="00041677">
            <w:pPr>
              <w:rPr>
                <w:rStyle w:val="Accentuation"/>
                <w:iCs w:val="0"/>
                <w:sz w:val="18"/>
              </w:rPr>
            </w:pPr>
          </w:p>
        </w:tc>
      </w:tr>
      <w:tr w:rsidR="00F602DE" w:rsidRPr="00670984" w14:paraId="5735D42A" w14:textId="77777777" w:rsidTr="00041677">
        <w:trPr>
          <w:trHeight w:val="178"/>
        </w:trPr>
        <w:tc>
          <w:tcPr>
            <w:tcW w:w="3034" w:type="dxa"/>
            <w:vAlign w:val="center"/>
          </w:tcPr>
          <w:p w14:paraId="54CB1A7D" w14:textId="1587BAE2" w:rsidR="00F602DE" w:rsidRPr="00670984" w:rsidRDefault="00D319AC" w:rsidP="00041677">
            <w:pPr>
              <w:jc w:val="center"/>
              <w:rPr>
                <w:rStyle w:val="Accentuation"/>
                <w:iCs w:val="0"/>
                <w:sz w:val="18"/>
              </w:rPr>
            </w:pPr>
            <w:r>
              <w:rPr>
                <w:rStyle w:val="Accentuation"/>
                <w:iCs w:val="0"/>
                <w:sz w:val="18"/>
              </w:rPr>
              <w:t>A</w:t>
            </w:r>
            <w:r>
              <w:rPr>
                <w:rStyle w:val="Accentuation"/>
                <w:sz w:val="18"/>
              </w:rPr>
              <w:t>ctualités</w:t>
            </w:r>
          </w:p>
        </w:tc>
        <w:tc>
          <w:tcPr>
            <w:tcW w:w="3035" w:type="dxa"/>
            <w:vAlign w:val="center"/>
          </w:tcPr>
          <w:p w14:paraId="0EC41BC8" w14:textId="77777777" w:rsidR="00F602DE" w:rsidRDefault="00F602DE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</w:tcPr>
          <w:p w14:paraId="146A907D" w14:textId="77777777" w:rsidR="00F602DE" w:rsidRPr="00670984" w:rsidRDefault="00F602DE" w:rsidP="00041677">
            <w:pPr>
              <w:rPr>
                <w:rStyle w:val="Accentuation"/>
                <w:iCs w:val="0"/>
                <w:sz w:val="18"/>
              </w:rPr>
            </w:pPr>
          </w:p>
        </w:tc>
      </w:tr>
      <w:tr w:rsidR="003D78C7" w:rsidRPr="00670984" w14:paraId="554B6342" w14:textId="77777777" w:rsidTr="41619DD6">
        <w:trPr>
          <w:trHeight w:val="178"/>
        </w:trPr>
        <w:tc>
          <w:tcPr>
            <w:tcW w:w="3034" w:type="dxa"/>
            <w:shd w:val="clear" w:color="auto" w:fill="A6A6A6" w:themeFill="accent3" w:themeFillShade="A6"/>
            <w:vAlign w:val="center"/>
          </w:tcPr>
          <w:p w14:paraId="3B8357DB" w14:textId="77777777" w:rsidR="003D78C7" w:rsidRDefault="003D78C7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shd w:val="clear" w:color="auto" w:fill="A6A6A6" w:themeFill="accent3" w:themeFillShade="A6"/>
            <w:vAlign w:val="center"/>
          </w:tcPr>
          <w:p w14:paraId="38CE4E6A" w14:textId="77777777" w:rsidR="003D78C7" w:rsidRDefault="003D78C7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shd w:val="clear" w:color="auto" w:fill="A6A6A6" w:themeFill="accent3" w:themeFillShade="A6"/>
          </w:tcPr>
          <w:p w14:paraId="5DA31AE3" w14:textId="77777777" w:rsidR="003D78C7" w:rsidRPr="00670984" w:rsidRDefault="003D78C7" w:rsidP="00041677">
            <w:pPr>
              <w:rPr>
                <w:rStyle w:val="Accentuation"/>
                <w:iCs w:val="0"/>
                <w:sz w:val="18"/>
              </w:rPr>
            </w:pPr>
          </w:p>
        </w:tc>
      </w:tr>
      <w:tr w:rsidR="007071B0" w:rsidRPr="00670984" w14:paraId="4CD3B953" w14:textId="77777777" w:rsidTr="00041677">
        <w:trPr>
          <w:trHeight w:val="178"/>
        </w:trPr>
        <w:tc>
          <w:tcPr>
            <w:tcW w:w="3034" w:type="dxa"/>
            <w:vMerge w:val="restart"/>
            <w:vAlign w:val="center"/>
          </w:tcPr>
          <w:p w14:paraId="0E763457" w14:textId="6DCAA448" w:rsidR="007071B0" w:rsidRPr="00670984" w:rsidRDefault="007071B0" w:rsidP="00041677">
            <w:pPr>
              <w:jc w:val="center"/>
              <w:rPr>
                <w:rStyle w:val="Accentuation"/>
                <w:iCs w:val="0"/>
                <w:sz w:val="18"/>
              </w:rPr>
            </w:pPr>
            <w:r>
              <w:rPr>
                <w:rStyle w:val="Accentuation"/>
                <w:iCs w:val="0"/>
                <w:sz w:val="18"/>
              </w:rPr>
              <w:t>R</w:t>
            </w:r>
            <w:r>
              <w:rPr>
                <w:rStyle w:val="Accentuation"/>
                <w:sz w:val="18"/>
              </w:rPr>
              <w:t>elations</w:t>
            </w:r>
          </w:p>
        </w:tc>
        <w:tc>
          <w:tcPr>
            <w:tcW w:w="3035" w:type="dxa"/>
            <w:vAlign w:val="center"/>
          </w:tcPr>
          <w:p w14:paraId="67C2B708" w14:textId="7706C7CC" w:rsidR="007071B0" w:rsidRDefault="007071B0" w:rsidP="00041677">
            <w:pPr>
              <w:jc w:val="center"/>
              <w:rPr>
                <w:rStyle w:val="Accentuation"/>
                <w:iCs w:val="0"/>
                <w:sz w:val="18"/>
              </w:rPr>
            </w:pPr>
            <w:r>
              <w:rPr>
                <w:rStyle w:val="Accentuation"/>
                <w:iCs w:val="0"/>
                <w:sz w:val="18"/>
              </w:rPr>
              <w:t>P</w:t>
            </w:r>
            <w:r>
              <w:rPr>
                <w:rStyle w:val="Accentuation"/>
                <w:sz w:val="18"/>
              </w:rPr>
              <w:t>artenariat</w:t>
            </w:r>
          </w:p>
        </w:tc>
        <w:tc>
          <w:tcPr>
            <w:tcW w:w="3035" w:type="dxa"/>
          </w:tcPr>
          <w:p w14:paraId="33F4AE69" w14:textId="77777777" w:rsidR="007071B0" w:rsidRPr="00670984" w:rsidRDefault="007071B0" w:rsidP="00041677">
            <w:pPr>
              <w:rPr>
                <w:rStyle w:val="Accentuation"/>
                <w:iCs w:val="0"/>
                <w:sz w:val="18"/>
              </w:rPr>
            </w:pPr>
          </w:p>
        </w:tc>
      </w:tr>
      <w:tr w:rsidR="007071B0" w:rsidRPr="00670984" w14:paraId="4236334F" w14:textId="77777777" w:rsidTr="00041677">
        <w:trPr>
          <w:trHeight w:val="178"/>
        </w:trPr>
        <w:tc>
          <w:tcPr>
            <w:tcW w:w="3034" w:type="dxa"/>
            <w:vMerge/>
            <w:vAlign w:val="center"/>
          </w:tcPr>
          <w:p w14:paraId="69A449D2" w14:textId="77777777" w:rsidR="007071B0" w:rsidRDefault="007071B0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Align w:val="center"/>
          </w:tcPr>
          <w:p w14:paraId="5EB0E896" w14:textId="5FC25D26" w:rsidR="007071B0" w:rsidRDefault="007071B0" w:rsidP="00041677">
            <w:pPr>
              <w:jc w:val="center"/>
              <w:rPr>
                <w:rStyle w:val="Accentuation"/>
                <w:iCs w:val="0"/>
                <w:sz w:val="18"/>
              </w:rPr>
            </w:pPr>
            <w:r>
              <w:rPr>
                <w:rStyle w:val="Accentuation"/>
                <w:iCs w:val="0"/>
                <w:sz w:val="18"/>
              </w:rPr>
              <w:t>R</w:t>
            </w:r>
            <w:r>
              <w:rPr>
                <w:rStyle w:val="Accentuation"/>
                <w:sz w:val="18"/>
              </w:rPr>
              <w:t>elations Entreprise</w:t>
            </w:r>
          </w:p>
        </w:tc>
        <w:tc>
          <w:tcPr>
            <w:tcW w:w="3035" w:type="dxa"/>
          </w:tcPr>
          <w:p w14:paraId="43D7A087" w14:textId="77777777" w:rsidR="007071B0" w:rsidRPr="00670984" w:rsidRDefault="007071B0" w:rsidP="00041677">
            <w:pPr>
              <w:rPr>
                <w:rStyle w:val="Accentuation"/>
                <w:iCs w:val="0"/>
                <w:sz w:val="18"/>
              </w:rPr>
            </w:pPr>
          </w:p>
        </w:tc>
      </w:tr>
      <w:tr w:rsidR="007071B0" w:rsidRPr="00670984" w14:paraId="7D6B128E" w14:textId="77777777" w:rsidTr="00041677">
        <w:trPr>
          <w:trHeight w:val="178"/>
        </w:trPr>
        <w:tc>
          <w:tcPr>
            <w:tcW w:w="3034" w:type="dxa"/>
            <w:vMerge/>
            <w:vAlign w:val="center"/>
          </w:tcPr>
          <w:p w14:paraId="2FEABE75" w14:textId="77777777" w:rsidR="007071B0" w:rsidRDefault="007071B0" w:rsidP="0004167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  <w:vAlign w:val="center"/>
          </w:tcPr>
          <w:p w14:paraId="5B996532" w14:textId="08145575" w:rsidR="007071B0" w:rsidRDefault="007071B0" w:rsidP="00041677">
            <w:pPr>
              <w:jc w:val="center"/>
              <w:rPr>
                <w:rStyle w:val="Accentuation"/>
                <w:iCs w:val="0"/>
                <w:sz w:val="18"/>
              </w:rPr>
            </w:pPr>
            <w:r>
              <w:rPr>
                <w:rStyle w:val="Accentuation"/>
                <w:iCs w:val="0"/>
                <w:sz w:val="18"/>
              </w:rPr>
              <w:t>O</w:t>
            </w:r>
            <w:r>
              <w:rPr>
                <w:rStyle w:val="Accentuation"/>
                <w:sz w:val="18"/>
              </w:rPr>
              <w:t>ffre de Stage</w:t>
            </w:r>
          </w:p>
        </w:tc>
        <w:tc>
          <w:tcPr>
            <w:tcW w:w="3035" w:type="dxa"/>
          </w:tcPr>
          <w:p w14:paraId="26CC0F13" w14:textId="77777777" w:rsidR="007071B0" w:rsidRPr="00670984" w:rsidRDefault="007071B0" w:rsidP="00041677">
            <w:pPr>
              <w:rPr>
                <w:rStyle w:val="Accentuation"/>
                <w:iCs w:val="0"/>
                <w:sz w:val="18"/>
              </w:rPr>
            </w:pPr>
          </w:p>
        </w:tc>
      </w:tr>
      <w:tr w:rsidR="003D78C7" w:rsidRPr="00670984" w14:paraId="40F07DED" w14:textId="77777777" w:rsidTr="41619DD6">
        <w:trPr>
          <w:trHeight w:val="178"/>
        </w:trPr>
        <w:tc>
          <w:tcPr>
            <w:tcW w:w="9104" w:type="dxa"/>
            <w:gridSpan w:val="3"/>
            <w:shd w:val="clear" w:color="auto" w:fill="A6A6A6" w:themeFill="accent3" w:themeFillShade="A6"/>
            <w:vAlign w:val="center"/>
          </w:tcPr>
          <w:p w14:paraId="799E174A" w14:textId="77777777" w:rsidR="003D78C7" w:rsidRPr="00670984" w:rsidRDefault="003D78C7" w:rsidP="00041677">
            <w:pPr>
              <w:rPr>
                <w:rStyle w:val="Accentuation"/>
                <w:iCs w:val="0"/>
                <w:sz w:val="18"/>
              </w:rPr>
            </w:pPr>
          </w:p>
        </w:tc>
      </w:tr>
      <w:tr w:rsidR="003D78C7" w:rsidRPr="00670984" w14:paraId="6A63BB59" w14:textId="77777777" w:rsidTr="00041677">
        <w:trPr>
          <w:trHeight w:val="178"/>
        </w:trPr>
        <w:tc>
          <w:tcPr>
            <w:tcW w:w="3034" w:type="dxa"/>
            <w:vAlign w:val="center"/>
          </w:tcPr>
          <w:p w14:paraId="1DD518BC" w14:textId="3E3A114F" w:rsidR="003D78C7" w:rsidRDefault="003D78C7" w:rsidP="003D78C7">
            <w:pPr>
              <w:jc w:val="center"/>
              <w:rPr>
                <w:rStyle w:val="Accentuation"/>
                <w:iCs w:val="0"/>
                <w:sz w:val="18"/>
              </w:rPr>
            </w:pPr>
            <w:r>
              <w:rPr>
                <w:rStyle w:val="Accentuation"/>
                <w:iCs w:val="0"/>
                <w:sz w:val="18"/>
              </w:rPr>
              <w:t>Contacts</w:t>
            </w:r>
          </w:p>
        </w:tc>
        <w:tc>
          <w:tcPr>
            <w:tcW w:w="3035" w:type="dxa"/>
            <w:vAlign w:val="center"/>
          </w:tcPr>
          <w:p w14:paraId="1322B48C" w14:textId="77777777" w:rsidR="003D78C7" w:rsidRDefault="003D78C7" w:rsidP="003D78C7">
            <w:pPr>
              <w:jc w:val="center"/>
              <w:rPr>
                <w:rStyle w:val="Accentuation"/>
                <w:iCs w:val="0"/>
                <w:sz w:val="18"/>
              </w:rPr>
            </w:pPr>
          </w:p>
        </w:tc>
        <w:tc>
          <w:tcPr>
            <w:tcW w:w="3035" w:type="dxa"/>
          </w:tcPr>
          <w:p w14:paraId="357526F1" w14:textId="77777777" w:rsidR="003D78C7" w:rsidRPr="00670984" w:rsidRDefault="003D78C7" w:rsidP="003D78C7">
            <w:pPr>
              <w:rPr>
                <w:rStyle w:val="Accentuation"/>
                <w:iCs w:val="0"/>
                <w:sz w:val="18"/>
              </w:rPr>
            </w:pPr>
          </w:p>
        </w:tc>
      </w:tr>
    </w:tbl>
    <w:p w14:paraId="09AC7F8D" w14:textId="77777777" w:rsidR="00CA090D" w:rsidRPr="00CA090D" w:rsidRDefault="00CA090D" w:rsidP="00670984">
      <w:pPr>
        <w:spacing w:after="0"/>
        <w:rPr>
          <w:rStyle w:val="Accentuation"/>
          <w:iCs w:val="0"/>
          <w:sz w:val="18"/>
        </w:rPr>
      </w:pPr>
    </w:p>
    <w:p w14:paraId="7808B371" w14:textId="213B418E" w:rsidR="00670984" w:rsidRDefault="00670984" w:rsidP="00670984">
      <w:pPr>
        <w:rPr>
          <w:rStyle w:val="Accentuation"/>
          <w:sz w:val="18"/>
        </w:rPr>
      </w:pPr>
      <w:r w:rsidRPr="00670984">
        <w:rPr>
          <w:rStyle w:val="Accentuation"/>
          <w:sz w:val="18"/>
        </w:rPr>
        <w:t>[</w:t>
      </w:r>
      <w:r w:rsidR="00CA090D" w:rsidRPr="00CA090D">
        <w:rPr>
          <w:rStyle w:val="Accentuation"/>
          <w:sz w:val="18"/>
        </w:rPr>
        <w:t>Vous pouvez également laisser la possibilité à l’</w:t>
      </w:r>
      <w:r w:rsidRPr="00670984">
        <w:rPr>
          <w:rStyle w:val="Accentuation"/>
          <w:sz w:val="18"/>
        </w:rPr>
        <w:t>Équipe</w:t>
      </w:r>
      <w:r w:rsidR="00CA090D" w:rsidRPr="00CA090D">
        <w:rPr>
          <w:rStyle w:val="Accentuation"/>
          <w:sz w:val="18"/>
        </w:rPr>
        <w:t xml:space="preserve"> technique de la DISI de vous proposer une architecture</w:t>
      </w:r>
      <w:r w:rsidRPr="00670984">
        <w:rPr>
          <w:rStyle w:val="Accentuation"/>
          <w:sz w:val="18"/>
        </w:rPr>
        <w:t>.]</w:t>
      </w:r>
    </w:p>
    <w:p w14:paraId="5D0F201D" w14:textId="794E9822" w:rsidR="00F27A0F" w:rsidRDefault="00F27A0F" w:rsidP="00670984">
      <w:pPr>
        <w:rPr>
          <w:rStyle w:val="Accentuation"/>
          <w:sz w:val="18"/>
        </w:rPr>
      </w:pPr>
    </w:p>
    <w:p w14:paraId="572F4F5B" w14:textId="4D042B67" w:rsidR="00F27A0F" w:rsidRDefault="00F27A0F" w:rsidP="00670984">
      <w:pPr>
        <w:rPr>
          <w:rStyle w:val="Accentuation"/>
          <w:sz w:val="18"/>
        </w:rPr>
      </w:pPr>
    </w:p>
    <w:p w14:paraId="3401E3FD" w14:textId="47942505" w:rsidR="00F27A0F" w:rsidRDefault="00F27A0F" w:rsidP="00670984">
      <w:pPr>
        <w:rPr>
          <w:rStyle w:val="Accentuation"/>
          <w:sz w:val="18"/>
        </w:rPr>
      </w:pPr>
    </w:p>
    <w:p w14:paraId="195D0EEE" w14:textId="22127955" w:rsidR="00F27A0F" w:rsidRDefault="00F27A0F" w:rsidP="00670984">
      <w:pPr>
        <w:rPr>
          <w:rStyle w:val="Accentuation"/>
          <w:sz w:val="18"/>
        </w:rPr>
      </w:pPr>
    </w:p>
    <w:p w14:paraId="39C5868C" w14:textId="77777777" w:rsidR="00F27A0F" w:rsidRDefault="00F27A0F" w:rsidP="00670984">
      <w:pPr>
        <w:rPr>
          <w:rStyle w:val="Accentuation"/>
          <w:sz w:val="18"/>
        </w:rPr>
      </w:pPr>
    </w:p>
    <w:p w14:paraId="43A3D0D8" w14:textId="29DB667D" w:rsidR="00F27A0F" w:rsidRPr="00F27A0F" w:rsidRDefault="00F27A0F" w:rsidP="00E95989">
      <w:pPr>
        <w:pStyle w:val="Titre1"/>
        <w:numPr>
          <w:ilvl w:val="0"/>
          <w:numId w:val="7"/>
        </w:numPr>
        <w:spacing w:before="100" w:beforeAutospacing="1" w:after="100" w:afterAutospacing="1"/>
        <w:rPr>
          <w:sz w:val="24"/>
        </w:rPr>
      </w:pPr>
      <w:r w:rsidRPr="00F27A0F">
        <w:rPr>
          <w:sz w:val="24"/>
        </w:rPr>
        <w:t>Rubrique Contact</w:t>
      </w:r>
      <w:r w:rsidR="00797753">
        <w:rPr>
          <w:sz w:val="24"/>
        </w:rPr>
        <w:t xml:space="preserve">s </w:t>
      </w:r>
      <w:r w:rsidRPr="00F27A0F">
        <w:rPr>
          <w:sz w:val="24"/>
        </w:rPr>
        <w:t xml:space="preserve"> </w:t>
      </w:r>
      <w:r w:rsidR="00797753">
        <w:t>de votre structure</w:t>
      </w:r>
      <w:r w:rsidR="00797753" w:rsidRPr="00F27A0F">
        <w:rPr>
          <w:sz w:val="24"/>
        </w:rPr>
        <w:t xml:space="preserve"> </w:t>
      </w:r>
      <w:r w:rsidR="00797753">
        <w:rPr>
          <w:sz w:val="24"/>
        </w:rPr>
        <w:t>(</w:t>
      </w:r>
      <w:r w:rsidRPr="00F27A0F">
        <w:rPr>
          <w:sz w:val="24"/>
        </w:rPr>
        <w:t>obligatoire) :</w:t>
      </w:r>
    </w:p>
    <w:p w14:paraId="7E8FB7F8" w14:textId="70836A42" w:rsidR="00F27A0F" w:rsidRPr="00F27A0F" w:rsidRDefault="00F27A0F" w:rsidP="00E95989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before="100" w:beforeAutospacing="1" w:after="100" w:afterAutospacing="1" w:line="360" w:lineRule="auto"/>
        <w:ind w:left="567"/>
      </w:pPr>
      <w:r w:rsidRPr="00F27A0F">
        <w:t xml:space="preserve">Email : </w:t>
      </w:r>
      <w:hyperlink r:id="rId13" w:history="1">
        <w:r w:rsidR="00AE268C" w:rsidRPr="00D56A6B">
          <w:rPr>
            <w:rStyle w:val="Lienhypertexte"/>
            <w:color w:val="auto"/>
          </w:rPr>
          <w:t>fst@ucad.edu.sn</w:t>
        </w:r>
      </w:hyperlink>
    </w:p>
    <w:p w14:paraId="69D78D00" w14:textId="5C3E564A" w:rsidR="005D76A9" w:rsidRDefault="00F27A0F" w:rsidP="005D76A9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before="100" w:beforeAutospacing="1" w:after="100" w:afterAutospacing="1" w:line="360" w:lineRule="auto"/>
        <w:ind w:left="567"/>
      </w:pPr>
      <w:r w:rsidRPr="00F27A0F">
        <w:t xml:space="preserve">Téléphone : </w:t>
      </w:r>
      <w:r w:rsidR="00C20178">
        <w:t>+221 33 852 85 48</w:t>
      </w:r>
    </w:p>
    <w:p w14:paraId="7195F9BC" w14:textId="0F72F8F0" w:rsidR="00F27A0F" w:rsidRPr="00F27A0F" w:rsidRDefault="00F27A0F" w:rsidP="005D76A9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before="100" w:beforeAutospacing="1" w:after="100" w:afterAutospacing="1" w:line="360" w:lineRule="auto"/>
        <w:ind w:left="567"/>
      </w:pPr>
      <w:r w:rsidRPr="00F27A0F">
        <w:t xml:space="preserve">Adresse physique : </w:t>
      </w:r>
      <w:r w:rsidR="00EA45E1">
        <w:t xml:space="preserve">FST -  </w:t>
      </w:r>
      <w:r w:rsidR="005D76A9" w:rsidRPr="005D76A9">
        <w:t>UCAD, Dakar</w:t>
      </w:r>
    </w:p>
    <w:p w14:paraId="219A90F1" w14:textId="58623CDE" w:rsidR="00F27A0F" w:rsidRDefault="00F27A0F" w:rsidP="00E95989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before="100" w:beforeAutospacing="1" w:after="100" w:afterAutospacing="1" w:line="360" w:lineRule="auto"/>
        <w:ind w:left="567"/>
      </w:pPr>
      <w:r w:rsidRPr="00F27A0F">
        <w:t xml:space="preserve">Géolocalisation </w:t>
      </w:r>
      <w:r>
        <w:rPr>
          <w:rStyle w:val="Accentuation"/>
          <w:sz w:val="18"/>
        </w:rPr>
        <w:t>(c</w:t>
      </w:r>
      <w:r w:rsidRPr="00F27A0F">
        <w:rPr>
          <w:rStyle w:val="Accentuation"/>
          <w:sz w:val="18"/>
        </w:rPr>
        <w:t>oordonnées géographique</w:t>
      </w:r>
      <w:r>
        <w:rPr>
          <w:rStyle w:val="Accentuation"/>
          <w:sz w:val="18"/>
        </w:rPr>
        <w:t>s)</w:t>
      </w:r>
      <w:r w:rsidRPr="00F27A0F">
        <w:t xml:space="preserve"> : </w:t>
      </w:r>
    </w:p>
    <w:p w14:paraId="4354AD95" w14:textId="1EB1ED45" w:rsidR="00F27A0F" w:rsidRDefault="00F27A0F" w:rsidP="00E95989">
      <w:pPr>
        <w:pStyle w:val="Paragraphedeliste"/>
        <w:numPr>
          <w:ilvl w:val="1"/>
          <w:numId w:val="4"/>
        </w:numPr>
        <w:autoSpaceDE w:val="0"/>
        <w:autoSpaceDN w:val="0"/>
        <w:adjustRightInd w:val="0"/>
        <w:spacing w:before="100" w:beforeAutospacing="1" w:after="100" w:afterAutospacing="1" w:line="360" w:lineRule="auto"/>
      </w:pPr>
      <w:r>
        <w:t>Longitude :</w:t>
      </w:r>
    </w:p>
    <w:p w14:paraId="1DBBAB35" w14:textId="1ECB5AA7" w:rsidR="00F27A0F" w:rsidRPr="00F27A0F" w:rsidRDefault="00F27A0F" w:rsidP="00E95989">
      <w:pPr>
        <w:pStyle w:val="Paragraphedeliste"/>
        <w:numPr>
          <w:ilvl w:val="1"/>
          <w:numId w:val="4"/>
        </w:numPr>
        <w:autoSpaceDE w:val="0"/>
        <w:autoSpaceDN w:val="0"/>
        <w:adjustRightInd w:val="0"/>
        <w:spacing w:before="100" w:beforeAutospacing="1" w:after="100" w:afterAutospacing="1" w:line="360" w:lineRule="auto"/>
        <w:rPr>
          <w:rStyle w:val="Accentuation"/>
          <w:i w:val="0"/>
          <w:iCs w:val="0"/>
        </w:rPr>
      </w:pPr>
      <w:r>
        <w:t>Latitude :</w:t>
      </w:r>
    </w:p>
    <w:p w14:paraId="2C930DD0" w14:textId="77777777" w:rsidR="00CA090D" w:rsidRDefault="00CA090D" w:rsidP="00E95989">
      <w:pPr>
        <w:pStyle w:val="Titre1"/>
        <w:numPr>
          <w:ilvl w:val="0"/>
          <w:numId w:val="7"/>
        </w:numPr>
        <w:spacing w:before="100" w:beforeAutospacing="1" w:after="100" w:afterAutospacing="1"/>
        <w:rPr>
          <w:sz w:val="24"/>
        </w:rPr>
      </w:pPr>
      <w:r w:rsidRPr="00567BE1">
        <w:rPr>
          <w:sz w:val="24"/>
        </w:rPr>
        <w:t>Sites de référence</w:t>
      </w:r>
    </w:p>
    <w:p w14:paraId="3046D502" w14:textId="77D0E930" w:rsidR="00A70A8C" w:rsidRPr="00AC2776" w:rsidRDefault="00A70A8C" w:rsidP="00A70A8C">
      <w:pPr>
        <w:rPr>
          <w:i/>
          <w:iCs/>
          <w:sz w:val="18"/>
        </w:rPr>
      </w:pPr>
      <w:r w:rsidRPr="00567BE1">
        <w:rPr>
          <w:rStyle w:val="Accentuation"/>
          <w:sz w:val="18"/>
        </w:rPr>
        <w:t>[</w:t>
      </w:r>
      <w:r w:rsidR="00CA090D" w:rsidRPr="00CA090D">
        <w:rPr>
          <w:rStyle w:val="Accentuation"/>
          <w:sz w:val="18"/>
        </w:rPr>
        <w:t>Donnez également des exemples de sites web que vous appréciez (même si ceux-ci ne sont pas de votre secteur</w:t>
      </w:r>
      <w:r w:rsidR="00610667">
        <w:rPr>
          <w:rStyle w:val="Accentuation"/>
          <w:sz w:val="18"/>
        </w:rPr>
        <w:t xml:space="preserve"> d’activité</w:t>
      </w:r>
      <w:r w:rsidRPr="00567BE1">
        <w:rPr>
          <w:rStyle w:val="Accentuation"/>
          <w:sz w:val="18"/>
        </w:rPr>
        <w:t>]</w:t>
      </w:r>
    </w:p>
    <w:p w14:paraId="2AB1514F" w14:textId="14C20782" w:rsidR="00CA090D" w:rsidRDefault="00CA090D" w:rsidP="00CA090D">
      <w:pPr>
        <w:pStyle w:val="Default"/>
        <w:spacing w:after="200" w:line="360" w:lineRule="auto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rFonts w:asciiTheme="minorHAnsi" w:hAnsiTheme="minorHAnsi" w:cstheme="minorBidi"/>
          <w:color w:val="auto"/>
          <w:sz w:val="22"/>
          <w:szCs w:val="22"/>
        </w:rPr>
        <w:t xml:space="preserve">Site 1 : </w:t>
      </w:r>
      <w:r w:rsidR="00384527" w:rsidRPr="00384527">
        <w:rPr>
          <w:rFonts w:asciiTheme="minorHAnsi" w:hAnsiTheme="minorHAnsi" w:cstheme="minorBidi"/>
          <w:color w:val="auto"/>
          <w:sz w:val="22"/>
          <w:szCs w:val="22"/>
        </w:rPr>
        <w:t>https://flsh.ucad.sn</w:t>
      </w:r>
    </w:p>
    <w:p w14:paraId="1E530A0E" w14:textId="799738CD" w:rsidR="00CA090D" w:rsidRDefault="00CA090D" w:rsidP="00CA090D">
      <w:pPr>
        <w:pStyle w:val="Default"/>
        <w:spacing w:after="200" w:line="360" w:lineRule="auto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rFonts w:asciiTheme="minorHAnsi" w:hAnsiTheme="minorHAnsi" w:cstheme="minorBidi"/>
          <w:color w:val="auto"/>
          <w:sz w:val="22"/>
          <w:szCs w:val="22"/>
        </w:rPr>
        <w:lastRenderedPageBreak/>
        <w:t xml:space="preserve">Site 2 : </w:t>
      </w:r>
      <w:r w:rsidR="00636219" w:rsidRPr="00636219">
        <w:rPr>
          <w:rFonts w:asciiTheme="minorHAnsi" w:hAnsiTheme="minorHAnsi" w:cstheme="minorBidi"/>
          <w:color w:val="auto"/>
          <w:sz w:val="22"/>
          <w:szCs w:val="22"/>
        </w:rPr>
        <w:t>https://disi.ucad.sn</w:t>
      </w:r>
    </w:p>
    <w:p w14:paraId="41E8655A" w14:textId="057709FD" w:rsidR="00B72D84" w:rsidRPr="00670984" w:rsidRDefault="000776D7" w:rsidP="00E95989">
      <w:pPr>
        <w:pStyle w:val="Titre1"/>
        <w:numPr>
          <w:ilvl w:val="0"/>
          <w:numId w:val="7"/>
        </w:numPr>
        <w:spacing w:before="100" w:beforeAutospacing="1" w:after="100" w:afterAutospacing="1"/>
        <w:rPr>
          <w:sz w:val="24"/>
        </w:rPr>
      </w:pPr>
      <w:r w:rsidRPr="00567BE1">
        <w:rPr>
          <w:sz w:val="24"/>
        </w:rPr>
        <w:t>Langue du site</w:t>
      </w:r>
    </w:p>
    <w:p w14:paraId="2B29D866" w14:textId="37655516" w:rsidR="000776D7" w:rsidRPr="00670984" w:rsidRDefault="000776D7" w:rsidP="000776D7">
      <w:pPr>
        <w:autoSpaceDE w:val="0"/>
        <w:autoSpaceDN w:val="0"/>
        <w:adjustRightInd w:val="0"/>
        <w:spacing w:line="360" w:lineRule="auto"/>
        <w:rPr>
          <w:rStyle w:val="Accentuation"/>
          <w:sz w:val="18"/>
        </w:rPr>
      </w:pPr>
      <w:r w:rsidRPr="00670984">
        <w:rPr>
          <w:rStyle w:val="Accentuation"/>
          <w:sz w:val="18"/>
        </w:rPr>
        <w:t>Veuillez préciser les différentes langues de votre site. Notez que le contenu devra être fourni dans les différentes langues choisies</w:t>
      </w:r>
    </w:p>
    <w:p w14:paraId="5709A5B9" w14:textId="41ADB371" w:rsidR="000776D7" w:rsidRPr="00670984" w:rsidRDefault="002F3236" w:rsidP="00670984">
      <w:pPr>
        <w:pStyle w:val="Default"/>
        <w:spacing w:after="200" w:line="360" w:lineRule="auto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rFonts w:asciiTheme="minorHAnsi" w:hAnsiTheme="minorHAnsi" w:cstheme="minorBidi"/>
          <w:color w:val="auto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Theme="minorHAnsi" w:hAnsiTheme="minorHAnsi" w:cstheme="minorBidi"/>
          <w:color w:val="auto"/>
          <w:sz w:val="22"/>
          <w:szCs w:val="22"/>
        </w:rPr>
        <w:instrText xml:space="preserve"> FORMCHECKBOX </w:instrText>
      </w:r>
      <w:r>
        <w:rPr>
          <w:rFonts w:asciiTheme="minorHAnsi" w:hAnsiTheme="minorHAnsi" w:cstheme="minorBidi"/>
          <w:color w:val="auto"/>
          <w:sz w:val="22"/>
          <w:szCs w:val="22"/>
        </w:rPr>
      </w:r>
      <w:r>
        <w:rPr>
          <w:rFonts w:asciiTheme="minorHAnsi" w:hAnsiTheme="minorHAnsi" w:cstheme="minorBidi"/>
          <w:color w:val="auto"/>
          <w:sz w:val="22"/>
          <w:szCs w:val="22"/>
        </w:rPr>
        <w:fldChar w:fldCharType="separate"/>
      </w:r>
      <w:r>
        <w:rPr>
          <w:rFonts w:asciiTheme="minorHAnsi" w:hAnsiTheme="minorHAnsi" w:cstheme="minorBidi"/>
          <w:color w:val="auto"/>
          <w:sz w:val="22"/>
          <w:szCs w:val="22"/>
        </w:rPr>
        <w:fldChar w:fldCharType="end"/>
      </w:r>
      <w:r w:rsidR="000776D7" w:rsidRPr="00670984">
        <w:rPr>
          <w:rFonts w:asciiTheme="minorHAnsi" w:hAnsiTheme="minorHAnsi" w:cstheme="minorBidi"/>
          <w:color w:val="auto"/>
          <w:sz w:val="22"/>
          <w:szCs w:val="22"/>
        </w:rPr>
        <w:t xml:space="preserve">  Français            </w:t>
      </w:r>
      <w:r w:rsidR="00B758C7">
        <w:rPr>
          <w:rFonts w:asciiTheme="minorHAnsi" w:hAnsiTheme="minorHAnsi" w:cstheme="minorBidi"/>
          <w:color w:val="auto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B758C7">
        <w:rPr>
          <w:rFonts w:asciiTheme="minorHAnsi" w:hAnsiTheme="minorHAnsi" w:cstheme="minorBidi"/>
          <w:color w:val="auto"/>
          <w:sz w:val="22"/>
          <w:szCs w:val="22"/>
        </w:rPr>
        <w:instrText xml:space="preserve"> FORMCHECKBOX </w:instrText>
      </w:r>
      <w:r w:rsidR="00B758C7">
        <w:rPr>
          <w:rFonts w:asciiTheme="minorHAnsi" w:hAnsiTheme="minorHAnsi" w:cstheme="minorBidi"/>
          <w:color w:val="auto"/>
          <w:sz w:val="22"/>
          <w:szCs w:val="22"/>
        </w:rPr>
      </w:r>
      <w:r w:rsidR="00B758C7">
        <w:rPr>
          <w:rFonts w:asciiTheme="minorHAnsi" w:hAnsiTheme="minorHAnsi" w:cstheme="minorBidi"/>
          <w:color w:val="auto"/>
          <w:sz w:val="22"/>
          <w:szCs w:val="22"/>
        </w:rPr>
        <w:fldChar w:fldCharType="separate"/>
      </w:r>
      <w:r w:rsidR="00B758C7">
        <w:rPr>
          <w:rFonts w:asciiTheme="minorHAnsi" w:hAnsiTheme="minorHAnsi" w:cstheme="minorBidi"/>
          <w:color w:val="auto"/>
          <w:sz w:val="22"/>
          <w:szCs w:val="22"/>
        </w:rPr>
        <w:fldChar w:fldCharType="end"/>
      </w:r>
      <w:r w:rsidR="000776D7" w:rsidRPr="00670984">
        <w:rPr>
          <w:rFonts w:asciiTheme="minorHAnsi" w:hAnsiTheme="minorHAnsi" w:cstheme="minorBidi"/>
          <w:color w:val="auto"/>
          <w:sz w:val="22"/>
          <w:szCs w:val="22"/>
        </w:rPr>
        <w:t xml:space="preserve">  Anglais            </w:t>
      </w:r>
    </w:p>
    <w:p w14:paraId="5CA43591" w14:textId="56278162" w:rsidR="00460CC0" w:rsidRPr="00670984" w:rsidRDefault="0018373F" w:rsidP="00670984">
      <w:pPr>
        <w:pStyle w:val="Default"/>
        <w:spacing w:after="200" w:line="360" w:lineRule="auto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 w:rsidRPr="00670984">
        <w:rPr>
          <w:rFonts w:asciiTheme="minorHAnsi" w:hAnsiTheme="minorHAnsi" w:cstheme="minorBidi"/>
          <w:color w:val="auto"/>
          <w:sz w:val="22"/>
          <w:szCs w:val="22"/>
        </w:rPr>
        <w:fldChar w:fldCharType="begin">
          <w:ffData>
            <w:name w:val="CaseACocher25"/>
            <w:enabled/>
            <w:calcOnExit w:val="0"/>
            <w:checkBox>
              <w:sizeAuto/>
              <w:default w:val="0"/>
            </w:checkBox>
          </w:ffData>
        </w:fldChar>
      </w:r>
      <w:r w:rsidRPr="00670984">
        <w:rPr>
          <w:rFonts w:asciiTheme="minorHAnsi" w:hAnsiTheme="minorHAnsi" w:cstheme="minorBidi"/>
          <w:color w:val="auto"/>
          <w:sz w:val="22"/>
          <w:szCs w:val="22"/>
        </w:rPr>
        <w:instrText xml:space="preserve"> FORMCHECKBOX </w:instrText>
      </w:r>
      <w:r w:rsidRPr="00670984">
        <w:rPr>
          <w:rFonts w:asciiTheme="minorHAnsi" w:hAnsiTheme="minorHAnsi" w:cstheme="minorBidi"/>
          <w:color w:val="auto"/>
          <w:sz w:val="22"/>
          <w:szCs w:val="22"/>
        </w:rPr>
      </w:r>
      <w:r w:rsidRPr="00670984">
        <w:rPr>
          <w:rFonts w:asciiTheme="minorHAnsi" w:hAnsiTheme="minorHAnsi" w:cstheme="minorBidi"/>
          <w:color w:val="auto"/>
          <w:sz w:val="22"/>
          <w:szCs w:val="22"/>
        </w:rPr>
        <w:fldChar w:fldCharType="separate"/>
      </w:r>
      <w:r w:rsidRPr="00670984">
        <w:rPr>
          <w:rFonts w:asciiTheme="minorHAnsi" w:hAnsiTheme="minorHAnsi" w:cstheme="minorBidi"/>
          <w:color w:val="auto"/>
          <w:sz w:val="22"/>
          <w:szCs w:val="22"/>
        </w:rPr>
        <w:fldChar w:fldCharType="end"/>
      </w:r>
      <w:r w:rsidRPr="00670984">
        <w:rPr>
          <w:rFonts w:asciiTheme="minorHAnsi" w:hAnsiTheme="minorHAnsi" w:cstheme="minorBidi"/>
          <w:color w:val="auto"/>
          <w:sz w:val="22"/>
          <w:szCs w:val="22"/>
        </w:rPr>
        <w:t xml:space="preserve">  Autre </w:t>
      </w:r>
      <w:r w:rsidR="00670984">
        <w:rPr>
          <w:rStyle w:val="Accentuation"/>
          <w:sz w:val="18"/>
        </w:rPr>
        <w:t>(p</w:t>
      </w:r>
      <w:r w:rsidRPr="00670984">
        <w:rPr>
          <w:rStyle w:val="Accentuation"/>
          <w:sz w:val="18"/>
        </w:rPr>
        <w:t>récisez)</w:t>
      </w:r>
      <w:r w:rsidR="00670984" w:rsidRPr="00670984">
        <w:rPr>
          <w:rStyle w:val="Accentuation"/>
          <w:sz w:val="18"/>
        </w:rPr>
        <w:t> :</w:t>
      </w:r>
    </w:p>
    <w:p w14:paraId="30FA52AC" w14:textId="0B0C8790" w:rsidR="00141640" w:rsidRPr="00670984" w:rsidRDefault="000776D7" w:rsidP="00E95989">
      <w:pPr>
        <w:pStyle w:val="Titre1"/>
        <w:numPr>
          <w:ilvl w:val="0"/>
          <w:numId w:val="7"/>
        </w:numPr>
        <w:spacing w:before="100" w:beforeAutospacing="1" w:after="100" w:afterAutospacing="1"/>
        <w:rPr>
          <w:sz w:val="24"/>
        </w:rPr>
      </w:pPr>
      <w:r w:rsidRPr="00567BE1">
        <w:rPr>
          <w:sz w:val="24"/>
        </w:rPr>
        <w:t>Fonctionnalités</w:t>
      </w:r>
    </w:p>
    <w:p w14:paraId="614B4514" w14:textId="421E826E" w:rsidR="00CC323D" w:rsidRPr="00567BE1" w:rsidRDefault="00CC323D" w:rsidP="0005701F">
      <w:pPr>
        <w:autoSpaceDE w:val="0"/>
        <w:autoSpaceDN w:val="0"/>
        <w:adjustRightInd w:val="0"/>
        <w:spacing w:line="360" w:lineRule="auto"/>
        <w:rPr>
          <w:rStyle w:val="Accentuation"/>
          <w:sz w:val="20"/>
        </w:rPr>
      </w:pPr>
      <w:r w:rsidRPr="00567BE1">
        <w:rPr>
          <w:rStyle w:val="Accentuation"/>
          <w:sz w:val="20"/>
        </w:rPr>
        <w:t>Il s'agit ici de lister les principales fonctionnalités que vous souhaitez mettre en place sur le site (le plan d’accès</w:t>
      </w:r>
      <w:r w:rsidR="0005701F" w:rsidRPr="00567BE1">
        <w:rPr>
          <w:rStyle w:val="Accentuation"/>
          <w:sz w:val="20"/>
        </w:rPr>
        <w:t xml:space="preserve">, le flux RSS </w:t>
      </w:r>
      <w:r w:rsidRPr="00567BE1">
        <w:rPr>
          <w:rStyle w:val="Accentuation"/>
          <w:sz w:val="20"/>
        </w:rPr>
        <w:t xml:space="preserve">et le moteur de recherche sont inclus par défaut). </w:t>
      </w:r>
    </w:p>
    <w:p w14:paraId="4E40EE20" w14:textId="1EA68EEB" w:rsidR="000776D7" w:rsidRPr="00670984" w:rsidRDefault="00DE0E59" w:rsidP="000776D7">
      <w:pPr>
        <w:autoSpaceDE w:val="0"/>
        <w:autoSpaceDN w:val="0"/>
        <w:adjustRightInd w:val="0"/>
        <w:spacing w:line="360" w:lineRule="auto"/>
      </w:pPr>
      <w:r>
        <w:fldChar w:fldCharType="begin">
          <w:ffData>
            <w:name w:val="CaseACocher9"/>
            <w:enabled/>
            <w:calcOnExit w:val="0"/>
            <w:checkBox>
              <w:size w:val="20"/>
              <w:default w:val="1"/>
            </w:checkBox>
          </w:ffData>
        </w:fldChar>
      </w:r>
      <w:bookmarkStart w:id="13" w:name="CaseACocher9"/>
      <w:r>
        <w:instrText xml:space="preserve"> FORMCHECKBOX </w:instrText>
      </w:r>
      <w:r>
        <w:fldChar w:fldCharType="separate"/>
      </w:r>
      <w:r>
        <w:fldChar w:fldCharType="end"/>
      </w:r>
      <w:bookmarkEnd w:id="13"/>
      <w:r w:rsidR="00CC323D" w:rsidRPr="00670984">
        <w:t xml:space="preserve"> Galerie photo</w:t>
      </w:r>
      <w:r w:rsidR="000776D7" w:rsidRPr="00670984">
        <w:t xml:space="preserve">          </w:t>
      </w:r>
      <w:r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0776D7" w:rsidRPr="00670984">
        <w:t xml:space="preserve"> Galerie Vidéo              </w:t>
      </w:r>
      <w:r w:rsidR="00C644ED"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 w:rsidR="00C644ED">
        <w:instrText xml:space="preserve"> FORMCHECKBOX </w:instrText>
      </w:r>
      <w:r w:rsidR="00C644ED">
        <w:fldChar w:fldCharType="separate"/>
      </w:r>
      <w:r w:rsidR="00C644ED">
        <w:fldChar w:fldCharType="end"/>
      </w:r>
      <w:r w:rsidR="000776D7" w:rsidRPr="00670984">
        <w:t xml:space="preserve"> Agenda</w:t>
      </w:r>
      <w:r w:rsidR="00670984" w:rsidRPr="00670984">
        <w:tab/>
      </w:r>
      <w:r w:rsidR="00670984">
        <w:t xml:space="preserve">  </w:t>
      </w:r>
      <w:r w:rsidR="00C644ED"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 w:rsidR="00C644ED">
        <w:instrText xml:space="preserve"> FORMCHECKBOX </w:instrText>
      </w:r>
      <w:r w:rsidR="00C644ED">
        <w:fldChar w:fldCharType="separate"/>
      </w:r>
      <w:r w:rsidR="00C644ED">
        <w:fldChar w:fldCharType="end"/>
      </w:r>
      <w:r w:rsidR="00670984" w:rsidRPr="00670984">
        <w:t xml:space="preserve"> Newsletter</w:t>
      </w:r>
    </w:p>
    <w:p w14:paraId="1A20622C" w14:textId="70E34519" w:rsidR="0067146D" w:rsidRPr="00D56A6B" w:rsidRDefault="00D01566" w:rsidP="0067146D">
      <w:pPr>
        <w:numPr>
          <w:ilvl w:val="0"/>
          <w:numId w:val="15"/>
        </w:numPr>
        <w:spacing w:after="160" w:line="259" w:lineRule="auto"/>
      </w:pPr>
      <w:r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3F7B38" w:rsidRPr="00567BE1">
        <w:t xml:space="preserve"> </w:t>
      </w:r>
      <w:r w:rsidR="005A63A7" w:rsidRPr="00567BE1">
        <w:t xml:space="preserve">Autre : </w:t>
      </w:r>
      <w:r w:rsidR="00D40CD1" w:rsidRPr="00D56A6B">
        <w:t>Moteur de recherche</w:t>
      </w:r>
      <w:r w:rsidR="00D40CD1">
        <w:t xml:space="preserve"> </w:t>
      </w:r>
    </w:p>
    <w:p w14:paraId="13E0F2B3" w14:textId="6762E2E9" w:rsidR="00077346" w:rsidRPr="00670984" w:rsidRDefault="00077346" w:rsidP="000776D7">
      <w:pPr>
        <w:autoSpaceDE w:val="0"/>
        <w:autoSpaceDN w:val="0"/>
        <w:adjustRightInd w:val="0"/>
        <w:spacing w:line="360" w:lineRule="auto"/>
      </w:pPr>
    </w:p>
    <w:p w14:paraId="6D5714BE" w14:textId="1FAEE702" w:rsidR="000776D7" w:rsidRPr="00567BE1" w:rsidRDefault="000776D7" w:rsidP="00E95989">
      <w:pPr>
        <w:pStyle w:val="Titre1"/>
        <w:numPr>
          <w:ilvl w:val="0"/>
          <w:numId w:val="7"/>
        </w:numPr>
        <w:spacing w:before="100" w:beforeAutospacing="1" w:after="100" w:afterAutospacing="1"/>
        <w:rPr>
          <w:sz w:val="24"/>
        </w:rPr>
      </w:pPr>
      <w:r w:rsidRPr="00567BE1">
        <w:rPr>
          <w:sz w:val="24"/>
        </w:rPr>
        <w:t>Réseaux sociaux</w:t>
      </w:r>
      <w:r w:rsidR="0017654E" w:rsidRPr="00567BE1">
        <w:rPr>
          <w:sz w:val="24"/>
        </w:rPr>
        <w:t xml:space="preserve"> </w:t>
      </w:r>
    </w:p>
    <w:p w14:paraId="37CB6EA1" w14:textId="655E1762" w:rsidR="00077346" w:rsidRPr="00567BE1" w:rsidRDefault="002D0E69" w:rsidP="000776D7">
      <w:pPr>
        <w:spacing w:line="360" w:lineRule="auto"/>
        <w:rPr>
          <w:rStyle w:val="Accentuation"/>
          <w:sz w:val="20"/>
        </w:rPr>
      </w:pPr>
      <w:r w:rsidRPr="00567BE1">
        <w:rPr>
          <w:rStyle w:val="Accentuation"/>
          <w:sz w:val="20"/>
        </w:rPr>
        <w:t>Votre structure est-elle présente sur les réseaux sociaux ?</w:t>
      </w:r>
      <w:r w:rsidR="00077346" w:rsidRPr="00567BE1">
        <w:rPr>
          <w:rStyle w:val="Accentuation"/>
          <w:sz w:val="20"/>
        </w:rPr>
        <w:t xml:space="preserve"> </w:t>
      </w:r>
      <w:r w:rsidRPr="00567BE1">
        <w:rPr>
          <w:rStyle w:val="Accentuation"/>
          <w:sz w:val="20"/>
        </w:rPr>
        <w:t xml:space="preserve"> </w:t>
      </w:r>
      <w:r w:rsidR="00DE0E59"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DE0E59">
        <w:instrText xml:space="preserve"> FORMCHECKBOX </w:instrText>
      </w:r>
      <w:r w:rsidR="00DE0E59">
        <w:fldChar w:fldCharType="separate"/>
      </w:r>
      <w:r w:rsidR="00DE0E59">
        <w:fldChar w:fldCharType="end"/>
      </w:r>
      <w:r w:rsidR="00077346" w:rsidRPr="00567BE1">
        <w:rPr>
          <w:rFonts w:ascii="Times New Roman" w:eastAsia="Times New Roman" w:hAnsi="Times New Roman" w:cs="Times New Roman"/>
        </w:rPr>
        <w:t xml:space="preserve">  Oui      </w:t>
      </w:r>
      <w:r w:rsidR="005A63A7" w:rsidRPr="00567BE1">
        <w:rPr>
          <w:rStyle w:val="Accentuation"/>
          <w:sz w:val="20"/>
        </w:rPr>
        <w:t xml:space="preserve">  </w:t>
      </w:r>
      <w:r w:rsidR="00551A92" w:rsidRPr="00567BE1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551A92" w:rsidRPr="00567BE1">
        <w:instrText xml:space="preserve"> FORMCHECKBOX </w:instrText>
      </w:r>
      <w:r w:rsidR="00551A92" w:rsidRPr="00567BE1">
        <w:fldChar w:fldCharType="separate"/>
      </w:r>
      <w:r w:rsidR="00551A92" w:rsidRPr="00567BE1">
        <w:fldChar w:fldCharType="end"/>
      </w:r>
      <w:r w:rsidR="005A63A7" w:rsidRPr="00567BE1">
        <w:rPr>
          <w:rFonts w:ascii="Times New Roman" w:eastAsia="Times New Roman" w:hAnsi="Times New Roman" w:cs="Times New Roman"/>
        </w:rPr>
        <w:t xml:space="preserve">  Non   </w:t>
      </w:r>
    </w:p>
    <w:p w14:paraId="4E69F22B" w14:textId="4A4DC104" w:rsidR="000776D7" w:rsidRDefault="002D0E69" w:rsidP="000776D7">
      <w:pPr>
        <w:spacing w:line="360" w:lineRule="auto"/>
        <w:rPr>
          <w:rStyle w:val="Accentuation"/>
          <w:sz w:val="20"/>
        </w:rPr>
      </w:pPr>
      <w:r w:rsidRPr="00567BE1">
        <w:rPr>
          <w:rStyle w:val="Accentuation"/>
          <w:sz w:val="20"/>
        </w:rPr>
        <w:t>Si oui, précisez les comptes.</w:t>
      </w:r>
    </w:p>
    <w:p w14:paraId="135BD682" w14:textId="043CC284" w:rsidR="00297011" w:rsidRPr="00876866" w:rsidRDefault="00297011" w:rsidP="00E95989">
      <w:pPr>
        <w:pStyle w:val="Paragraphedeliste"/>
        <w:numPr>
          <w:ilvl w:val="0"/>
          <w:numId w:val="9"/>
        </w:numPr>
        <w:rPr>
          <w:lang w:val="en-US"/>
        </w:rPr>
      </w:pPr>
      <w:r w:rsidRPr="00876866">
        <w:rPr>
          <w:lang w:val="en-US"/>
        </w:rPr>
        <w:t>Facebook</w:t>
      </w:r>
      <w:r w:rsidR="00594FA2" w:rsidRPr="00876866">
        <w:rPr>
          <w:color w:val="0070C0"/>
          <w:lang w:val="en-US"/>
        </w:rPr>
        <w:t>:</w:t>
      </w:r>
      <w:r w:rsidR="00876866" w:rsidRPr="00876866">
        <w:rPr>
          <w:color w:val="0070C0"/>
          <w:lang w:val="en-US"/>
        </w:rPr>
        <w:t xml:space="preserve"> </w:t>
      </w:r>
      <w:hyperlink r:id="rId14" w:history="1">
        <w:r w:rsidR="00876866" w:rsidRPr="00876866">
          <w:rPr>
            <w:rStyle w:val="Lienhypertexte"/>
            <w:color w:val="0070C0"/>
            <w:lang w:val="en-US"/>
          </w:rPr>
          <w:t>https://www.facebook.com/fstucad.sn/?ref=share%2F&amp;_rdc=1&amp;_rdr</w:t>
        </w:r>
      </w:hyperlink>
      <w:r w:rsidR="00876866">
        <w:rPr>
          <w:lang w:val="en-US"/>
        </w:rPr>
        <w:t xml:space="preserve"> </w:t>
      </w:r>
    </w:p>
    <w:p w14:paraId="4D47D039" w14:textId="29FEFD26" w:rsidR="00297011" w:rsidRPr="00996138" w:rsidRDefault="00297011" w:rsidP="00E95989">
      <w:pPr>
        <w:pStyle w:val="Paragraphedeliste"/>
        <w:numPr>
          <w:ilvl w:val="0"/>
          <w:numId w:val="9"/>
        </w:numPr>
        <w:rPr>
          <w:color w:val="0070C0"/>
          <w:lang w:val="en-US"/>
        </w:rPr>
      </w:pPr>
      <w:r w:rsidRPr="00996138">
        <w:rPr>
          <w:lang w:val="en-US"/>
        </w:rPr>
        <w:t>Twitter</w:t>
      </w:r>
      <w:r w:rsidR="00594FA2" w:rsidRPr="00996138">
        <w:rPr>
          <w:color w:val="0070C0"/>
          <w:lang w:val="en-US"/>
        </w:rPr>
        <w:t>:</w:t>
      </w:r>
      <w:r w:rsidR="00996138" w:rsidRPr="00996138">
        <w:rPr>
          <w:color w:val="0070C0"/>
          <w:lang w:val="en-US"/>
        </w:rPr>
        <w:t xml:space="preserve"> </w:t>
      </w:r>
      <w:hyperlink r:id="rId15" w:history="1">
        <w:r w:rsidR="00996138" w:rsidRPr="00996138">
          <w:rPr>
            <w:rStyle w:val="Lienhypertexte"/>
            <w:color w:val="0070C0"/>
            <w:lang w:val="en-US"/>
          </w:rPr>
          <w:t>https://x.com/FstUcad</w:t>
        </w:r>
      </w:hyperlink>
      <w:r w:rsidR="00996138" w:rsidRPr="00996138">
        <w:rPr>
          <w:color w:val="0070C0"/>
          <w:lang w:val="en-US"/>
        </w:rPr>
        <w:t xml:space="preserve"> </w:t>
      </w:r>
    </w:p>
    <w:p w14:paraId="3962CF42" w14:textId="36426150" w:rsidR="00297011" w:rsidRPr="00996138" w:rsidRDefault="00297011" w:rsidP="00E95989">
      <w:pPr>
        <w:pStyle w:val="Paragraphedeliste"/>
        <w:numPr>
          <w:ilvl w:val="0"/>
          <w:numId w:val="9"/>
        </w:numPr>
        <w:rPr>
          <w:lang w:val="en-US"/>
        </w:rPr>
      </w:pPr>
      <w:r w:rsidRPr="00996138">
        <w:rPr>
          <w:lang w:val="en-US"/>
        </w:rPr>
        <w:t>Youtube</w:t>
      </w:r>
      <w:r w:rsidR="00594FA2" w:rsidRPr="00996138">
        <w:rPr>
          <w:lang w:val="en-US"/>
        </w:rPr>
        <w:t>:</w:t>
      </w:r>
      <w:r w:rsidR="00996138" w:rsidRPr="00996138">
        <w:rPr>
          <w:lang w:val="en-US"/>
        </w:rPr>
        <w:t xml:space="preserve"> </w:t>
      </w:r>
      <w:hyperlink r:id="rId16" w:history="1">
        <w:r w:rsidR="00996138" w:rsidRPr="00996138">
          <w:rPr>
            <w:rStyle w:val="Lienhypertexte"/>
            <w:color w:val="0070C0"/>
            <w:lang w:val="en-US"/>
          </w:rPr>
          <w:t>https://www.youtube.com/channel/UC0xJh7T_L7VPQ7qOu6x3uAw</w:t>
        </w:r>
      </w:hyperlink>
      <w:r w:rsidR="00996138" w:rsidRPr="00996138">
        <w:rPr>
          <w:color w:val="0070C0"/>
          <w:lang w:val="en-US"/>
        </w:rPr>
        <w:t xml:space="preserve"> </w:t>
      </w:r>
    </w:p>
    <w:p w14:paraId="0CC54CCD" w14:textId="5FB23E24" w:rsidR="009074A0" w:rsidRDefault="009074A0" w:rsidP="009074A0">
      <w:pPr>
        <w:spacing w:line="360" w:lineRule="auto"/>
        <w:rPr>
          <w:rStyle w:val="Accentuation"/>
          <w:sz w:val="20"/>
        </w:rPr>
      </w:pPr>
      <w:r>
        <w:rPr>
          <w:rStyle w:val="Accentuation"/>
          <w:sz w:val="20"/>
        </w:rPr>
        <w:t>Si non, cochez les réseaux que vous aimeriez intégrer.</w:t>
      </w:r>
    </w:p>
    <w:p w14:paraId="0D258775" w14:textId="17C9151B" w:rsidR="009074A0" w:rsidRPr="006E239C" w:rsidRDefault="009074A0" w:rsidP="009074A0">
      <w:pPr>
        <w:rPr>
          <w:lang w:val="en-US"/>
        </w:rPr>
      </w:pPr>
      <w:r w:rsidRPr="00567BE1">
        <w:fldChar w:fldCharType="begin">
          <w:ffData>
            <w:name w:val="CaseACocher9"/>
            <w:enabled/>
            <w:calcOnExit w:val="0"/>
            <w:checkBox>
              <w:size w:val="20"/>
              <w:default w:val="0"/>
            </w:checkBox>
          </w:ffData>
        </w:fldChar>
      </w:r>
      <w:r w:rsidRPr="006E239C">
        <w:rPr>
          <w:lang w:val="en-US"/>
        </w:rPr>
        <w:instrText xml:space="preserve"> FORMCHECKBOX </w:instrText>
      </w:r>
      <w:r w:rsidRPr="00567BE1">
        <w:fldChar w:fldCharType="separate"/>
      </w:r>
      <w:r w:rsidRPr="00567BE1">
        <w:fldChar w:fldCharType="end"/>
      </w:r>
      <w:r w:rsidRPr="006E239C">
        <w:rPr>
          <w:lang w:val="en-US"/>
        </w:rPr>
        <w:t xml:space="preserve"> Facebook </w:t>
      </w:r>
      <w:r w:rsidRPr="006E239C">
        <w:rPr>
          <w:lang w:val="en-US"/>
        </w:rPr>
        <w:tab/>
      </w:r>
      <w:r w:rsidRPr="006E239C">
        <w:rPr>
          <w:lang w:val="en-US"/>
        </w:rPr>
        <w:tab/>
      </w:r>
      <w:r w:rsidRPr="006E239C">
        <w:rPr>
          <w:lang w:val="en-US"/>
        </w:rPr>
        <w:tab/>
      </w:r>
      <w:r w:rsidRPr="00567BE1">
        <w:fldChar w:fldCharType="begin">
          <w:ffData>
            <w:name w:val="CaseACocher9"/>
            <w:enabled/>
            <w:calcOnExit w:val="0"/>
            <w:checkBox>
              <w:size w:val="20"/>
              <w:default w:val="0"/>
            </w:checkBox>
          </w:ffData>
        </w:fldChar>
      </w:r>
      <w:r w:rsidRPr="006E239C">
        <w:rPr>
          <w:lang w:val="en-US"/>
        </w:rPr>
        <w:instrText xml:space="preserve"> FORMCHECKBOX </w:instrText>
      </w:r>
      <w:r w:rsidRPr="00567BE1">
        <w:fldChar w:fldCharType="separate"/>
      </w:r>
      <w:r w:rsidRPr="00567BE1">
        <w:fldChar w:fldCharType="end"/>
      </w:r>
      <w:r w:rsidRPr="006E239C">
        <w:rPr>
          <w:lang w:val="en-US"/>
        </w:rPr>
        <w:t xml:space="preserve"> Twitter </w:t>
      </w:r>
      <w:r w:rsidRPr="006E239C">
        <w:rPr>
          <w:lang w:val="en-US"/>
        </w:rPr>
        <w:tab/>
      </w:r>
      <w:r w:rsidRPr="006E239C">
        <w:rPr>
          <w:lang w:val="en-US"/>
        </w:rPr>
        <w:tab/>
        <w:t xml:space="preserve">  </w:t>
      </w:r>
      <w:r w:rsidR="0083407F"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 w:rsidR="0083407F" w:rsidRPr="0083407F">
        <w:rPr>
          <w:lang w:val="en-US"/>
        </w:rPr>
        <w:instrText xml:space="preserve"> FORMCHECKBOX </w:instrText>
      </w:r>
      <w:r w:rsidR="0083407F">
        <w:fldChar w:fldCharType="separate"/>
      </w:r>
      <w:r w:rsidR="0083407F">
        <w:fldChar w:fldCharType="end"/>
      </w:r>
      <w:r w:rsidRPr="006E239C">
        <w:rPr>
          <w:lang w:val="en-US"/>
        </w:rPr>
        <w:t xml:space="preserve"> Instagram </w:t>
      </w:r>
    </w:p>
    <w:p w14:paraId="04C5C81B" w14:textId="5BB5A770" w:rsidR="009074A0" w:rsidRPr="006E239C" w:rsidRDefault="0083407F" w:rsidP="009074A0">
      <w:pPr>
        <w:rPr>
          <w:lang w:val="en-US"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 w:rsidRPr="0083407F">
        <w:rPr>
          <w:lang w:val="en-US"/>
        </w:rPr>
        <w:instrText xml:space="preserve"> FORMCHECKBOX </w:instrText>
      </w:r>
      <w:r>
        <w:fldChar w:fldCharType="separate"/>
      </w:r>
      <w:r>
        <w:fldChar w:fldCharType="end"/>
      </w:r>
      <w:r w:rsidR="009074A0" w:rsidRPr="006E239C">
        <w:rPr>
          <w:lang w:val="en-US"/>
        </w:rPr>
        <w:t xml:space="preserve"> LinkedIn </w:t>
      </w:r>
      <w:r w:rsidR="009074A0" w:rsidRPr="006E239C">
        <w:rPr>
          <w:lang w:val="en-US"/>
        </w:rPr>
        <w:tab/>
      </w:r>
      <w:r w:rsidR="009074A0" w:rsidRPr="006E239C">
        <w:rPr>
          <w:lang w:val="en-US"/>
        </w:rPr>
        <w:tab/>
      </w:r>
      <w:r w:rsidR="009074A0" w:rsidRPr="006E239C">
        <w:rPr>
          <w:lang w:val="en-US"/>
        </w:rPr>
        <w:tab/>
        <w:t xml:space="preserve"> </w:t>
      </w:r>
      <w:r w:rsidR="009074A0" w:rsidRPr="00567BE1">
        <w:fldChar w:fldCharType="begin">
          <w:ffData>
            <w:name w:val="CaseACocher9"/>
            <w:enabled/>
            <w:calcOnExit w:val="0"/>
            <w:checkBox>
              <w:size w:val="20"/>
              <w:default w:val="0"/>
            </w:checkBox>
          </w:ffData>
        </w:fldChar>
      </w:r>
      <w:r w:rsidR="009074A0" w:rsidRPr="006E239C">
        <w:rPr>
          <w:lang w:val="en-US"/>
        </w:rPr>
        <w:instrText xml:space="preserve"> FORMCHECKBOX </w:instrText>
      </w:r>
      <w:r w:rsidR="009074A0" w:rsidRPr="00567BE1">
        <w:fldChar w:fldCharType="separate"/>
      </w:r>
      <w:r w:rsidR="009074A0" w:rsidRPr="00567BE1">
        <w:fldChar w:fldCharType="end"/>
      </w:r>
      <w:r w:rsidR="009074A0" w:rsidRPr="006E239C">
        <w:rPr>
          <w:lang w:val="en-US"/>
        </w:rPr>
        <w:t xml:space="preserve"> Youtube </w:t>
      </w:r>
      <w:r w:rsidR="009074A0" w:rsidRPr="006E239C">
        <w:rPr>
          <w:lang w:val="en-US"/>
        </w:rPr>
        <w:tab/>
      </w:r>
      <w:r w:rsidR="009074A0" w:rsidRPr="006E239C">
        <w:rPr>
          <w:lang w:val="en-US"/>
        </w:rPr>
        <w:tab/>
        <w:t xml:space="preserve">  </w:t>
      </w:r>
      <w:r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 w:rsidRPr="0083407F">
        <w:rPr>
          <w:lang w:val="en-US"/>
        </w:rPr>
        <w:instrText xml:space="preserve"> FORMCHECKBOX </w:instrText>
      </w:r>
      <w:r>
        <w:fldChar w:fldCharType="separate"/>
      </w:r>
      <w:r>
        <w:fldChar w:fldCharType="end"/>
      </w:r>
      <w:r w:rsidR="009074A0" w:rsidRPr="006E239C">
        <w:rPr>
          <w:lang w:val="en-US"/>
        </w:rPr>
        <w:t xml:space="preserve"> TikTok </w:t>
      </w:r>
    </w:p>
    <w:p w14:paraId="4F550C4A" w14:textId="54D5FBD2" w:rsidR="009074A0" w:rsidRDefault="0083407F" w:rsidP="00594FA2">
      <w:r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 w:rsidR="009074A0" w:rsidRPr="00670984">
        <w:t xml:space="preserve"> Autre </w:t>
      </w:r>
      <w:r w:rsidR="009074A0">
        <w:rPr>
          <w:rStyle w:val="Accentuation"/>
          <w:sz w:val="18"/>
        </w:rPr>
        <w:t>(p</w:t>
      </w:r>
      <w:r w:rsidR="009074A0" w:rsidRPr="00670984">
        <w:rPr>
          <w:rStyle w:val="Accentuation"/>
          <w:sz w:val="18"/>
        </w:rPr>
        <w:t>récisez) </w:t>
      </w:r>
      <w:r w:rsidR="009074A0">
        <w:t>:</w:t>
      </w:r>
      <w:r>
        <w:t xml:space="preserve"> Whatsap</w:t>
      </w:r>
      <w:r w:rsidR="00D30BFC">
        <w:t>p</w:t>
      </w:r>
    </w:p>
    <w:p w14:paraId="5F47BF4A" w14:textId="2D9F5A46" w:rsidR="009D4CF2" w:rsidRPr="00F27A0F" w:rsidRDefault="006567C2" w:rsidP="00E95989">
      <w:pPr>
        <w:pStyle w:val="Titre1"/>
        <w:numPr>
          <w:ilvl w:val="0"/>
          <w:numId w:val="7"/>
        </w:numPr>
        <w:spacing w:before="100" w:beforeAutospacing="1" w:after="100" w:afterAutospacing="1"/>
        <w:rPr>
          <w:sz w:val="24"/>
        </w:rPr>
      </w:pPr>
      <w:r w:rsidRPr="00F27A0F">
        <w:rPr>
          <w:sz w:val="24"/>
        </w:rPr>
        <w:t>Outils d’analyse et de suivi</w:t>
      </w:r>
    </w:p>
    <w:p w14:paraId="00433635" w14:textId="2266F5BA" w:rsidR="00F27A0F" w:rsidRDefault="00F27A0F" w:rsidP="00F27A0F">
      <w:pPr>
        <w:pStyle w:val="Default"/>
        <w:spacing w:after="200" w:line="360" w:lineRule="auto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rFonts w:asciiTheme="minorHAnsi" w:hAnsiTheme="minorHAnsi" w:cstheme="minorBidi"/>
          <w:color w:val="auto"/>
          <w:sz w:val="22"/>
          <w:szCs w:val="22"/>
        </w:rPr>
        <w:t xml:space="preserve">Utilisez-vous des Outils d’analyse de Traffic comme Google Analytics </w:t>
      </w:r>
      <w:r w:rsidRPr="00567BE1">
        <w:rPr>
          <w:rFonts w:asciiTheme="minorHAnsi" w:hAnsiTheme="minorHAnsi" w:cstheme="minorBidi"/>
          <w:color w:val="auto"/>
          <w:sz w:val="22"/>
          <w:szCs w:val="22"/>
        </w:rPr>
        <w:t xml:space="preserve">? : </w:t>
      </w:r>
      <w:r w:rsidR="00596923">
        <w:rPr>
          <w:rFonts w:asciiTheme="minorHAnsi" w:hAnsiTheme="minorHAnsi" w:cstheme="minorBidi"/>
          <w:color w:val="auto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596923">
        <w:rPr>
          <w:rFonts w:asciiTheme="minorHAnsi" w:hAnsiTheme="minorHAnsi" w:cstheme="minorBidi"/>
          <w:color w:val="auto"/>
          <w:sz w:val="22"/>
          <w:szCs w:val="22"/>
        </w:rPr>
        <w:instrText xml:space="preserve"> FORMCHECKBOX </w:instrText>
      </w:r>
      <w:r w:rsidR="00596923">
        <w:rPr>
          <w:rFonts w:asciiTheme="minorHAnsi" w:hAnsiTheme="minorHAnsi" w:cstheme="minorBidi"/>
          <w:color w:val="auto"/>
          <w:sz w:val="22"/>
          <w:szCs w:val="22"/>
        </w:rPr>
      </w:r>
      <w:r w:rsidR="00596923">
        <w:rPr>
          <w:rFonts w:asciiTheme="minorHAnsi" w:hAnsiTheme="minorHAnsi" w:cstheme="minorBidi"/>
          <w:color w:val="auto"/>
          <w:sz w:val="22"/>
          <w:szCs w:val="22"/>
        </w:rPr>
        <w:fldChar w:fldCharType="separate"/>
      </w:r>
      <w:r w:rsidR="00596923">
        <w:rPr>
          <w:rFonts w:asciiTheme="minorHAnsi" w:hAnsiTheme="minorHAnsi" w:cstheme="minorBidi"/>
          <w:color w:val="auto"/>
          <w:sz w:val="22"/>
          <w:szCs w:val="22"/>
        </w:rPr>
        <w:fldChar w:fldCharType="end"/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t xml:space="preserve">  Oui      </w:t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instrText xml:space="preserve"> FORMCHECKBOX </w:instrText>
      </w:r>
      <w:r w:rsidRPr="00416C1F">
        <w:rPr>
          <w:rFonts w:asciiTheme="minorHAnsi" w:hAnsiTheme="minorHAnsi" w:cstheme="minorBidi"/>
          <w:color w:val="auto"/>
          <w:sz w:val="22"/>
          <w:szCs w:val="22"/>
        </w:rPr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fldChar w:fldCharType="separate"/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fldChar w:fldCharType="end"/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t xml:space="preserve">  Non</w:t>
      </w:r>
    </w:p>
    <w:p w14:paraId="4B1D177F" w14:textId="20CA9DE8" w:rsidR="009D4CF2" w:rsidRPr="00F27A0F" w:rsidRDefault="00F27A0F" w:rsidP="00F27A0F">
      <w:pPr>
        <w:pStyle w:val="Default"/>
        <w:spacing w:after="200" w:line="360" w:lineRule="auto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rFonts w:asciiTheme="minorHAnsi" w:hAnsiTheme="minorHAnsi" w:cstheme="minorBidi"/>
          <w:color w:val="auto"/>
          <w:sz w:val="22"/>
          <w:szCs w:val="22"/>
        </w:rPr>
        <w:t xml:space="preserve">Si non, aimeriez-vous l’utiliser ? </w:t>
      </w:r>
      <w:r w:rsidRPr="00567BE1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instrText xml:space="preserve"> FORMCHECKBOX </w:instrText>
      </w:r>
      <w:r w:rsidRPr="00416C1F">
        <w:rPr>
          <w:rFonts w:asciiTheme="minorHAnsi" w:hAnsiTheme="minorHAnsi" w:cstheme="minorBidi"/>
          <w:color w:val="auto"/>
          <w:sz w:val="22"/>
          <w:szCs w:val="22"/>
        </w:rPr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fldChar w:fldCharType="separate"/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fldChar w:fldCharType="end"/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t xml:space="preserve">  Oui      </w:t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instrText xml:space="preserve"> FORMCHECKBOX </w:instrText>
      </w:r>
      <w:r w:rsidRPr="00416C1F">
        <w:rPr>
          <w:rFonts w:asciiTheme="minorHAnsi" w:hAnsiTheme="minorHAnsi" w:cstheme="minorBidi"/>
          <w:color w:val="auto"/>
          <w:sz w:val="22"/>
          <w:szCs w:val="22"/>
        </w:rPr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fldChar w:fldCharType="separate"/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fldChar w:fldCharType="end"/>
      </w:r>
      <w:r w:rsidRPr="00416C1F">
        <w:rPr>
          <w:rFonts w:asciiTheme="minorHAnsi" w:hAnsiTheme="minorHAnsi" w:cstheme="minorBidi"/>
          <w:color w:val="auto"/>
          <w:sz w:val="22"/>
          <w:szCs w:val="22"/>
        </w:rPr>
        <w:t xml:space="preserve">  Non</w:t>
      </w:r>
    </w:p>
    <w:p w14:paraId="1C80FFA9" w14:textId="15950F65" w:rsidR="00095BDB" w:rsidRDefault="00B72D84" w:rsidP="00E95989">
      <w:pPr>
        <w:pStyle w:val="Titre1"/>
        <w:numPr>
          <w:ilvl w:val="0"/>
          <w:numId w:val="7"/>
        </w:numPr>
        <w:spacing w:before="100" w:beforeAutospacing="1" w:after="100" w:afterAutospacing="1"/>
        <w:rPr>
          <w:sz w:val="24"/>
        </w:rPr>
      </w:pPr>
      <w:r w:rsidRPr="00F27A0F">
        <w:rPr>
          <w:sz w:val="24"/>
        </w:rPr>
        <w:lastRenderedPageBreak/>
        <w:t>Référencement</w:t>
      </w:r>
      <w:r w:rsidR="0061749A" w:rsidRPr="00F27A0F">
        <w:rPr>
          <w:sz w:val="24"/>
        </w:rPr>
        <w:t xml:space="preserve"> </w:t>
      </w:r>
      <w:r w:rsidR="00095BDB" w:rsidRPr="00F27A0F">
        <w:rPr>
          <w:sz w:val="24"/>
        </w:rPr>
        <w:t>web</w:t>
      </w:r>
    </w:p>
    <w:p w14:paraId="6996E8F3" w14:textId="0221B926" w:rsidR="00F27A0F" w:rsidRDefault="00F27A0F" w:rsidP="00F27A0F">
      <w:pPr>
        <w:rPr>
          <w:rStyle w:val="Accentuation"/>
          <w:sz w:val="18"/>
        </w:rPr>
      </w:pPr>
      <w:r w:rsidRPr="00670984">
        <w:rPr>
          <w:rStyle w:val="Accentuation"/>
          <w:sz w:val="18"/>
        </w:rPr>
        <w:t>[</w:t>
      </w:r>
      <w:r>
        <w:rPr>
          <w:rStyle w:val="Accentuation"/>
          <w:sz w:val="18"/>
        </w:rPr>
        <w:t>Ces informations permettent de gérer le référencement naturel sur les moteurs de recherche</w:t>
      </w:r>
      <w:r w:rsidRPr="00670984">
        <w:rPr>
          <w:rStyle w:val="Accentuation"/>
          <w:sz w:val="18"/>
        </w:rPr>
        <w:t>]</w:t>
      </w:r>
    </w:p>
    <w:p w14:paraId="12D61464" w14:textId="5D412DE2" w:rsidR="00AE6D3C" w:rsidRPr="00B14B5A" w:rsidRDefault="0061749A" w:rsidP="00AF07B8">
      <w:pPr>
        <w:pStyle w:val="Default"/>
        <w:numPr>
          <w:ilvl w:val="0"/>
          <w:numId w:val="8"/>
        </w:numPr>
        <w:spacing w:after="200" w:line="36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F27A0F">
        <w:rPr>
          <w:rFonts w:asciiTheme="minorHAnsi" w:hAnsiTheme="minorHAnsi" w:cstheme="minorBidi"/>
          <w:color w:val="auto"/>
          <w:sz w:val="22"/>
          <w:szCs w:val="22"/>
        </w:rPr>
        <w:t>Mots clés</w:t>
      </w:r>
      <w:r w:rsidR="00B72D84" w:rsidRPr="00F27A0F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="00F27A0F">
        <w:rPr>
          <w:rStyle w:val="Accentuation"/>
          <w:sz w:val="18"/>
        </w:rPr>
        <w:t>(5</w:t>
      </w:r>
      <w:r w:rsidR="00B72D84" w:rsidRPr="00F27A0F">
        <w:rPr>
          <w:rStyle w:val="Accentuation"/>
          <w:sz w:val="18"/>
        </w:rPr>
        <w:t xml:space="preserve"> à 10 mots)</w:t>
      </w:r>
      <w:r w:rsidR="00B72D84" w:rsidRPr="00F27A0F">
        <w:rPr>
          <w:rFonts w:asciiTheme="minorHAnsi" w:hAnsiTheme="minorHAnsi" w:cstheme="minorBidi"/>
          <w:color w:val="auto"/>
          <w:sz w:val="22"/>
          <w:szCs w:val="22"/>
        </w:rPr>
        <w:t xml:space="preserve"> :   </w:t>
      </w:r>
      <w:r w:rsidR="00AE6D3C" w:rsidRPr="00B14B5A">
        <w:rPr>
          <w:rFonts w:asciiTheme="minorHAnsi" w:hAnsiTheme="minorHAnsi" w:cstheme="minorHAnsi"/>
          <w:sz w:val="22"/>
          <w:szCs w:val="22"/>
        </w:rPr>
        <w:t>FST UCAD</w:t>
      </w:r>
      <w:r w:rsidR="00AF07B8" w:rsidRPr="00B14B5A">
        <w:rPr>
          <w:rFonts w:asciiTheme="minorHAnsi" w:hAnsiTheme="minorHAnsi" w:cstheme="minorHAnsi"/>
          <w:sz w:val="22"/>
          <w:szCs w:val="22"/>
        </w:rPr>
        <w:t xml:space="preserve"> - </w:t>
      </w:r>
      <w:r w:rsidR="00AE6D3C" w:rsidRPr="00B14B5A">
        <w:rPr>
          <w:rFonts w:asciiTheme="minorHAnsi" w:hAnsiTheme="minorHAnsi" w:cstheme="minorHAnsi"/>
          <w:sz w:val="22"/>
          <w:szCs w:val="22"/>
        </w:rPr>
        <w:t>Faculté Sciences Dakar</w:t>
      </w:r>
      <w:r w:rsidR="00AF07B8" w:rsidRPr="00B14B5A">
        <w:rPr>
          <w:rFonts w:asciiTheme="minorHAnsi" w:hAnsiTheme="minorHAnsi" w:cstheme="minorHAnsi"/>
          <w:sz w:val="22"/>
          <w:szCs w:val="22"/>
        </w:rPr>
        <w:t xml:space="preserve"> - </w:t>
      </w:r>
      <w:r w:rsidR="00AE6D3C" w:rsidRPr="00B14B5A">
        <w:rPr>
          <w:rFonts w:asciiTheme="minorHAnsi" w:hAnsiTheme="minorHAnsi" w:cstheme="minorHAnsi"/>
          <w:sz w:val="22"/>
          <w:szCs w:val="22"/>
        </w:rPr>
        <w:t>Université Dakar</w:t>
      </w:r>
      <w:r w:rsidR="00AF07B8" w:rsidRPr="00B14B5A">
        <w:rPr>
          <w:rFonts w:asciiTheme="minorHAnsi" w:hAnsiTheme="minorHAnsi" w:cstheme="minorHAnsi"/>
          <w:sz w:val="22"/>
          <w:szCs w:val="22"/>
        </w:rPr>
        <w:t xml:space="preserve"> - </w:t>
      </w:r>
      <w:r w:rsidR="00AE6D3C" w:rsidRPr="00B14B5A">
        <w:rPr>
          <w:rFonts w:asciiTheme="minorHAnsi" w:hAnsiTheme="minorHAnsi" w:cstheme="minorHAnsi"/>
          <w:sz w:val="22"/>
          <w:szCs w:val="22"/>
        </w:rPr>
        <w:t>Formation scientifique Sénégal</w:t>
      </w:r>
      <w:r w:rsidR="00AF07B8" w:rsidRPr="00B14B5A">
        <w:rPr>
          <w:rFonts w:asciiTheme="minorHAnsi" w:hAnsiTheme="minorHAnsi" w:cstheme="minorHAnsi"/>
          <w:sz w:val="22"/>
          <w:szCs w:val="22"/>
        </w:rPr>
        <w:t xml:space="preserve"> - </w:t>
      </w:r>
      <w:r w:rsidR="00AE6D3C" w:rsidRPr="00B14B5A">
        <w:rPr>
          <w:rFonts w:asciiTheme="minorHAnsi" w:hAnsiTheme="minorHAnsi" w:cstheme="minorHAnsi"/>
          <w:sz w:val="22"/>
          <w:szCs w:val="22"/>
        </w:rPr>
        <w:t>Licence Master Doctorat</w:t>
      </w:r>
      <w:r w:rsidR="00AF07B8" w:rsidRPr="00B14B5A">
        <w:rPr>
          <w:rFonts w:asciiTheme="minorHAnsi" w:hAnsiTheme="minorHAnsi" w:cstheme="minorHAnsi"/>
          <w:sz w:val="22"/>
          <w:szCs w:val="22"/>
        </w:rPr>
        <w:t xml:space="preserve"> - </w:t>
      </w:r>
      <w:r w:rsidR="00AE6D3C" w:rsidRPr="00B14B5A">
        <w:rPr>
          <w:rFonts w:asciiTheme="minorHAnsi" w:hAnsiTheme="minorHAnsi" w:cstheme="minorHAnsi"/>
          <w:sz w:val="22"/>
          <w:szCs w:val="22"/>
        </w:rPr>
        <w:t>Recherche UCAD</w:t>
      </w:r>
    </w:p>
    <w:p w14:paraId="76F28DD3" w14:textId="5F5DBD8D" w:rsidR="00A45884" w:rsidRPr="00B14B5A" w:rsidRDefault="00A45884" w:rsidP="00A45884">
      <w:pPr>
        <w:pStyle w:val="Default"/>
        <w:spacing w:after="200" w:line="360" w:lineRule="auto"/>
        <w:rPr>
          <w:rFonts w:asciiTheme="minorHAnsi" w:hAnsiTheme="minorHAnsi" w:cstheme="minorHAnsi"/>
          <w:color w:val="auto"/>
        </w:rPr>
      </w:pPr>
    </w:p>
    <w:p w14:paraId="27CA4F63" w14:textId="0E88081A" w:rsidR="00B72D84" w:rsidRPr="00F27A0F" w:rsidRDefault="00B72D84" w:rsidP="00E95989">
      <w:pPr>
        <w:pStyle w:val="Default"/>
        <w:numPr>
          <w:ilvl w:val="0"/>
          <w:numId w:val="8"/>
        </w:numPr>
        <w:spacing w:after="200" w:line="360" w:lineRule="auto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 w:rsidRPr="00F27A0F">
        <w:rPr>
          <w:rFonts w:asciiTheme="minorHAnsi" w:hAnsiTheme="minorHAnsi" w:cstheme="minorBidi"/>
          <w:color w:val="auto"/>
          <w:sz w:val="22"/>
          <w:szCs w:val="22"/>
        </w:rPr>
        <w:t xml:space="preserve">Proposez une description sommaire de votre site </w:t>
      </w:r>
      <w:r w:rsidR="00F27A0F">
        <w:rPr>
          <w:rStyle w:val="Accentuation"/>
          <w:sz w:val="18"/>
        </w:rPr>
        <w:t>(u</w:t>
      </w:r>
      <w:r w:rsidRPr="00F27A0F">
        <w:rPr>
          <w:rStyle w:val="Accentuation"/>
          <w:sz w:val="18"/>
        </w:rPr>
        <w:t>ne ou deux phrases)</w:t>
      </w:r>
      <w:r w:rsidRPr="00F27A0F">
        <w:rPr>
          <w:rFonts w:asciiTheme="minorHAnsi" w:hAnsiTheme="minorHAnsi" w:cstheme="minorBidi"/>
          <w:color w:val="auto"/>
          <w:sz w:val="22"/>
          <w:szCs w:val="22"/>
        </w:rPr>
        <w:t> :</w:t>
      </w:r>
    </w:p>
    <w:p w14:paraId="79196D33" w14:textId="404DE84C" w:rsidR="00B72D84" w:rsidRPr="00B14B5A" w:rsidRDefault="00B660CA" w:rsidP="00FD7E26">
      <w:pPr>
        <w:pStyle w:val="Default"/>
        <w:spacing w:after="200" w:line="360" w:lineRule="auto"/>
        <w:ind w:left="1080"/>
        <w:rPr>
          <w:rFonts w:asciiTheme="minorHAnsi" w:hAnsiTheme="minorHAnsi" w:cstheme="minorHAnsi"/>
          <w:color w:val="auto"/>
          <w:sz w:val="22"/>
          <w:szCs w:val="22"/>
        </w:rPr>
      </w:pPr>
      <w:r w:rsidRPr="00D56A6B">
        <w:rPr>
          <w:rFonts w:asciiTheme="minorHAnsi" w:hAnsiTheme="minorHAnsi" w:cstheme="minorHAnsi"/>
          <w:sz w:val="22"/>
          <w:szCs w:val="22"/>
        </w:rPr>
        <w:t>Site officiel de la Faculté des Sciences et Techniques de l’UCAD présentant ses formations,</w:t>
      </w:r>
      <w:r w:rsidRPr="00B14B5A">
        <w:rPr>
          <w:rFonts w:asciiTheme="minorHAnsi" w:hAnsiTheme="minorHAnsi" w:cstheme="minorHAnsi"/>
          <w:sz w:val="22"/>
          <w:szCs w:val="22"/>
        </w:rPr>
        <w:t xml:space="preserve"> ses établissements,</w:t>
      </w:r>
      <w:r w:rsidRPr="00D56A6B">
        <w:rPr>
          <w:rFonts w:asciiTheme="minorHAnsi" w:hAnsiTheme="minorHAnsi" w:cstheme="minorHAnsi"/>
          <w:sz w:val="22"/>
          <w:szCs w:val="22"/>
        </w:rPr>
        <w:t xml:space="preserve"> sa recherche, ses services et ses actualités</w:t>
      </w:r>
    </w:p>
    <w:p w14:paraId="18151067" w14:textId="216E8AED" w:rsidR="00B72D84" w:rsidRPr="00F27A0F" w:rsidRDefault="00F27A0F" w:rsidP="00E95989">
      <w:pPr>
        <w:pStyle w:val="Titre1"/>
        <w:numPr>
          <w:ilvl w:val="0"/>
          <w:numId w:val="3"/>
        </w:numPr>
        <w:pBdr>
          <w:bottom w:val="single" w:sz="12" w:space="1" w:color="17365D" w:themeColor="text2" w:themeShade="BF"/>
        </w:pBdr>
        <w:shd w:val="clear" w:color="auto" w:fill="DBE5F1" w:themeFill="accent1" w:themeFillTint="33"/>
        <w:ind w:left="426" w:hanging="426"/>
      </w:pPr>
      <w:r>
        <w:t>Mise à jour du site</w:t>
      </w:r>
    </w:p>
    <w:p w14:paraId="77C1D3F3" w14:textId="77777777" w:rsidR="00F27A0F" w:rsidRDefault="00F27A0F" w:rsidP="00AB1A59">
      <w:pPr>
        <w:autoSpaceDE w:val="0"/>
        <w:autoSpaceDN w:val="0"/>
        <w:adjustRightInd w:val="0"/>
        <w:spacing w:line="360" w:lineRule="auto"/>
        <w:rPr>
          <w:rStyle w:val="Accentuation"/>
          <w:sz w:val="20"/>
        </w:rPr>
      </w:pPr>
    </w:p>
    <w:p w14:paraId="15111EE2" w14:textId="02CA3AD6" w:rsidR="00AB1A59" w:rsidRPr="00567BE1" w:rsidRDefault="00AB1A59" w:rsidP="00AB1A59">
      <w:pPr>
        <w:autoSpaceDE w:val="0"/>
        <w:autoSpaceDN w:val="0"/>
        <w:adjustRightInd w:val="0"/>
        <w:spacing w:line="360" w:lineRule="auto"/>
        <w:rPr>
          <w:i/>
          <w:iCs/>
          <w:sz w:val="20"/>
        </w:rPr>
      </w:pPr>
      <w:r w:rsidRPr="00567BE1">
        <w:rPr>
          <w:rStyle w:val="Accentuation"/>
          <w:sz w:val="20"/>
        </w:rPr>
        <w:t>Listez les personnes chargées de la mise à jour</w:t>
      </w:r>
      <w:r w:rsidR="00F27A0F">
        <w:rPr>
          <w:rStyle w:val="Accentuation"/>
          <w:sz w:val="20"/>
        </w:rPr>
        <w:t xml:space="preserve"> (administration</w:t>
      </w:r>
      <w:r w:rsidRPr="00567BE1">
        <w:rPr>
          <w:rStyle w:val="Accentuation"/>
          <w:sz w:val="20"/>
        </w:rPr>
        <w:t xml:space="preserve"> du site</w:t>
      </w:r>
      <w:r w:rsidR="00F27A0F">
        <w:rPr>
          <w:rStyle w:val="Accentuation"/>
          <w:sz w:val="20"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F27A0F" w14:paraId="65B1640C" w14:textId="77777777" w:rsidTr="00F27A0F">
        <w:trPr>
          <w:trHeight w:val="1891"/>
        </w:trPr>
        <w:tc>
          <w:tcPr>
            <w:tcW w:w="1838" w:type="dxa"/>
          </w:tcPr>
          <w:p w14:paraId="3A719808" w14:textId="296CF524" w:rsidR="00F27A0F" w:rsidRPr="004F3781" w:rsidRDefault="00F27A0F" w:rsidP="002520D6">
            <w:pPr>
              <w:rPr>
                <w:rStyle w:val="Accentuation"/>
                <w:sz w:val="18"/>
              </w:rPr>
            </w:pPr>
            <w:r>
              <w:t>Administrateur</w:t>
            </w:r>
            <w:r w:rsidRPr="004F3781">
              <w:t xml:space="preserve"> 1</w:t>
            </w:r>
          </w:p>
        </w:tc>
        <w:tc>
          <w:tcPr>
            <w:tcW w:w="7224" w:type="dxa"/>
            <w:vAlign w:val="center"/>
          </w:tcPr>
          <w:p w14:paraId="32E24439" w14:textId="5F9A41BE" w:rsidR="00F27A0F" w:rsidRPr="00BC6C19" w:rsidRDefault="00F27A0F" w:rsidP="00E95989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100" w:beforeAutospacing="1" w:after="100" w:afterAutospacing="1" w:line="360" w:lineRule="auto"/>
            </w:pPr>
            <w:r w:rsidRPr="00BC6C19">
              <w:t xml:space="preserve">Prénom / Nom : </w:t>
            </w:r>
            <w:r w:rsidR="00B142AB">
              <w:t>Mansor SAMBA</w:t>
            </w:r>
          </w:p>
          <w:p w14:paraId="2D6005F7" w14:textId="0965A436" w:rsidR="00F27A0F" w:rsidRPr="00BC6C19" w:rsidRDefault="00F27A0F" w:rsidP="00E95989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100" w:beforeAutospacing="1" w:after="100" w:afterAutospacing="1" w:line="360" w:lineRule="auto"/>
            </w:pPr>
            <w:r w:rsidRPr="00BC6C19">
              <w:t xml:space="preserve">Email institutionnel : </w:t>
            </w:r>
            <w:r w:rsidR="0005220B" w:rsidRPr="0005220B">
              <w:t>mansor.samba@ucad.edu.sn</w:t>
            </w:r>
          </w:p>
          <w:p w14:paraId="57D1A49A" w14:textId="2D34712A" w:rsidR="00F27A0F" w:rsidRPr="00BC6C19" w:rsidRDefault="00F27A0F" w:rsidP="00E95989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100" w:beforeAutospacing="1" w:after="100" w:afterAutospacing="1" w:line="360" w:lineRule="auto"/>
            </w:pPr>
            <w:r w:rsidRPr="00BC6C19">
              <w:t xml:space="preserve">Téléphone : </w:t>
            </w:r>
            <w:r w:rsidR="00701534" w:rsidRPr="00701534">
              <w:t>77</w:t>
            </w:r>
            <w:r w:rsidR="0018531B">
              <w:t xml:space="preserve"> </w:t>
            </w:r>
            <w:r w:rsidR="00701534" w:rsidRPr="00701534">
              <w:t>792</w:t>
            </w:r>
            <w:r w:rsidR="0018531B">
              <w:t xml:space="preserve"> </w:t>
            </w:r>
            <w:r w:rsidR="00701534" w:rsidRPr="00701534">
              <w:t>46</w:t>
            </w:r>
            <w:r w:rsidR="0018531B">
              <w:t xml:space="preserve"> </w:t>
            </w:r>
            <w:r w:rsidR="00701534" w:rsidRPr="00701534">
              <w:t>17</w:t>
            </w:r>
          </w:p>
          <w:p w14:paraId="20A499EA" w14:textId="29305568" w:rsidR="00F27A0F" w:rsidRPr="004F3781" w:rsidRDefault="00F27A0F" w:rsidP="00E95989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100" w:beforeAutospacing="1" w:line="360" w:lineRule="auto"/>
              <w:rPr>
                <w:rStyle w:val="Accentuation"/>
                <w:i w:val="0"/>
                <w:iCs w:val="0"/>
              </w:rPr>
            </w:pPr>
            <w:r w:rsidRPr="00BC6C19">
              <w:t xml:space="preserve">Fonction : </w:t>
            </w:r>
            <w:r w:rsidR="00701534" w:rsidRPr="00701534">
              <w:t>Ingénieur informaticien /Chef de service Informatique FST</w:t>
            </w:r>
          </w:p>
        </w:tc>
      </w:tr>
      <w:tr w:rsidR="00F27A0F" w14:paraId="4AB35B22" w14:textId="77777777" w:rsidTr="00F27A0F">
        <w:trPr>
          <w:trHeight w:val="1819"/>
        </w:trPr>
        <w:tc>
          <w:tcPr>
            <w:tcW w:w="1838" w:type="dxa"/>
          </w:tcPr>
          <w:p w14:paraId="6158097B" w14:textId="43A1D27B" w:rsidR="00F27A0F" w:rsidRDefault="00F27A0F" w:rsidP="002520D6">
            <w:pPr>
              <w:rPr>
                <w:rStyle w:val="Accentuation"/>
                <w:sz w:val="18"/>
              </w:rPr>
            </w:pPr>
            <w:r>
              <w:t>Administrateur</w:t>
            </w:r>
            <w:r w:rsidRPr="004F3781">
              <w:t xml:space="preserve"> </w:t>
            </w:r>
            <w:r>
              <w:t>2</w:t>
            </w:r>
          </w:p>
        </w:tc>
        <w:tc>
          <w:tcPr>
            <w:tcW w:w="7224" w:type="dxa"/>
            <w:vAlign w:val="center"/>
          </w:tcPr>
          <w:p w14:paraId="0970ADD2" w14:textId="7E2CD91C" w:rsidR="00F27A0F" w:rsidRPr="00BC6C19" w:rsidRDefault="00F27A0F" w:rsidP="00E95989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100" w:beforeAutospacing="1" w:after="100" w:afterAutospacing="1" w:line="360" w:lineRule="auto"/>
            </w:pPr>
            <w:r w:rsidRPr="00BC6C19">
              <w:t xml:space="preserve">Prénom / Nom : </w:t>
            </w:r>
            <w:r w:rsidR="00023128" w:rsidRPr="00023128">
              <w:t>Marième WAD</w:t>
            </w:r>
            <w:r w:rsidR="0018531B">
              <w:t>E</w:t>
            </w:r>
          </w:p>
          <w:p w14:paraId="42C9079D" w14:textId="05358485" w:rsidR="00F27A0F" w:rsidRPr="00BC6C19" w:rsidRDefault="00F27A0F" w:rsidP="00E95989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100" w:beforeAutospacing="1" w:after="100" w:afterAutospacing="1" w:line="360" w:lineRule="auto"/>
            </w:pPr>
            <w:r w:rsidRPr="00BC6C19">
              <w:t xml:space="preserve">Email institutionnel : </w:t>
            </w:r>
            <w:r w:rsidR="00CD09AE" w:rsidRPr="00CD09AE">
              <w:t>marieme2.wade@ucad.edu.sn</w:t>
            </w:r>
          </w:p>
          <w:p w14:paraId="3535DFF6" w14:textId="57D3524F" w:rsidR="00F27A0F" w:rsidRDefault="00F27A0F" w:rsidP="00E95989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100" w:beforeAutospacing="1" w:after="100" w:afterAutospacing="1" w:line="360" w:lineRule="auto"/>
            </w:pPr>
            <w:r w:rsidRPr="00BC6C19">
              <w:t xml:space="preserve">Téléphone : </w:t>
            </w:r>
            <w:r w:rsidR="00CD09AE" w:rsidRPr="00CD09AE">
              <w:t>77 707 56 04</w:t>
            </w:r>
          </w:p>
          <w:p w14:paraId="6EDDB69B" w14:textId="1A98150B" w:rsidR="00F27A0F" w:rsidRPr="004F3781" w:rsidRDefault="00F27A0F" w:rsidP="00E95989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100" w:beforeAutospacing="1" w:line="360" w:lineRule="auto"/>
              <w:rPr>
                <w:rStyle w:val="Accentuation"/>
                <w:i w:val="0"/>
                <w:iCs w:val="0"/>
              </w:rPr>
            </w:pPr>
            <w:r w:rsidRPr="00BC6C19">
              <w:t>Fonction :</w:t>
            </w:r>
            <w:r w:rsidR="00CD09AE">
              <w:t xml:space="preserve"> </w:t>
            </w:r>
            <w:r w:rsidR="00CD09AE" w:rsidRPr="00CD09AE">
              <w:t>Ingénieur informaticienne</w:t>
            </w:r>
          </w:p>
        </w:tc>
      </w:tr>
    </w:tbl>
    <w:p w14:paraId="2B2DE93C" w14:textId="27658278" w:rsidR="0045478F" w:rsidRPr="00F27A0F" w:rsidRDefault="0045478F" w:rsidP="00E95989">
      <w:pPr>
        <w:pStyle w:val="Titre1"/>
        <w:numPr>
          <w:ilvl w:val="0"/>
          <w:numId w:val="3"/>
        </w:numPr>
        <w:pBdr>
          <w:bottom w:val="single" w:sz="12" w:space="1" w:color="17365D" w:themeColor="text2" w:themeShade="BF"/>
        </w:pBdr>
        <w:shd w:val="clear" w:color="auto" w:fill="DBE5F1" w:themeFill="accent1" w:themeFillTint="33"/>
        <w:spacing w:after="240"/>
        <w:ind w:left="426" w:hanging="426"/>
      </w:pPr>
      <w:r>
        <w:t>Informations complémentaires</w:t>
      </w:r>
    </w:p>
    <w:p w14:paraId="24DAD55B" w14:textId="77777777" w:rsidR="0045478F" w:rsidRPr="0045478F" w:rsidRDefault="0045478F" w:rsidP="0045478F">
      <w:pPr>
        <w:jc w:val="both"/>
        <w:rPr>
          <w:sz w:val="24"/>
          <w:szCs w:val="24"/>
        </w:rPr>
      </w:pPr>
      <w:r w:rsidRPr="0045478F">
        <w:rPr>
          <w:rFonts w:ascii="Times New Roman" w:eastAsia="Times New Roman" w:hAnsi="Times New Roman" w:cs="Times New Roman"/>
          <w:sz w:val="24"/>
          <w:szCs w:val="24"/>
        </w:rPr>
        <w:t xml:space="preserve">Les </w:t>
      </w:r>
      <w:r w:rsidRPr="0045478F">
        <w:rPr>
          <w:rFonts w:ascii="Times New Roman" w:eastAsia="Times New Roman" w:hAnsi="Times New Roman" w:cs="Times New Roman"/>
          <w:b/>
          <w:bCs/>
          <w:sz w:val="24"/>
          <w:szCs w:val="24"/>
        </w:rPr>
        <w:t>contenus textes</w:t>
      </w:r>
      <w:r w:rsidRPr="0045478F">
        <w:rPr>
          <w:rFonts w:ascii="Times New Roman" w:eastAsia="Times New Roman" w:hAnsi="Times New Roman" w:cs="Times New Roman"/>
          <w:sz w:val="24"/>
          <w:szCs w:val="24"/>
        </w:rPr>
        <w:t xml:space="preserve"> sont des fichiers électroniques, au format Word.</w:t>
      </w:r>
    </w:p>
    <w:p w14:paraId="7A37CC36" w14:textId="77777777" w:rsidR="0045478F" w:rsidRPr="0045478F" w:rsidRDefault="0045478F" w:rsidP="00E9598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478F">
        <w:rPr>
          <w:rFonts w:ascii="Times New Roman" w:eastAsia="Times New Roman" w:hAnsi="Times New Roman" w:cs="Times New Roman"/>
          <w:sz w:val="24"/>
          <w:szCs w:val="24"/>
        </w:rPr>
        <w:t xml:space="preserve">Les </w:t>
      </w:r>
      <w:r w:rsidRPr="0045478F">
        <w:rPr>
          <w:rFonts w:ascii="Times New Roman" w:eastAsia="Times New Roman" w:hAnsi="Times New Roman" w:cs="Times New Roman"/>
          <w:b/>
          <w:bCs/>
          <w:sz w:val="24"/>
          <w:szCs w:val="24"/>
        </w:rPr>
        <w:t>fichiers téléchargeables</w:t>
      </w:r>
      <w:r w:rsidRPr="0045478F">
        <w:rPr>
          <w:rFonts w:ascii="Times New Roman" w:eastAsia="Times New Roman" w:hAnsi="Times New Roman" w:cs="Times New Roman"/>
          <w:sz w:val="24"/>
          <w:szCs w:val="24"/>
        </w:rPr>
        <w:t xml:space="preserve"> sont sous format PDF ou Word.</w:t>
      </w:r>
    </w:p>
    <w:p w14:paraId="49A230BF" w14:textId="169227AF" w:rsidR="0045478F" w:rsidRPr="0045478F" w:rsidRDefault="0045478F" w:rsidP="00E9598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478F">
        <w:rPr>
          <w:rFonts w:ascii="Times New Roman" w:eastAsia="Times New Roman" w:hAnsi="Times New Roman" w:cs="Times New Roman"/>
          <w:sz w:val="24"/>
          <w:szCs w:val="24"/>
        </w:rPr>
        <w:t xml:space="preserve">Les </w:t>
      </w:r>
      <w:r w:rsidRPr="0045478F">
        <w:rPr>
          <w:rFonts w:ascii="Times New Roman" w:eastAsia="Times New Roman" w:hAnsi="Times New Roman" w:cs="Times New Roman"/>
          <w:b/>
          <w:sz w:val="24"/>
          <w:szCs w:val="24"/>
        </w:rPr>
        <w:t>vidéos</w:t>
      </w:r>
      <w:r w:rsidRPr="0045478F">
        <w:rPr>
          <w:rFonts w:ascii="Times New Roman" w:eastAsia="Times New Roman" w:hAnsi="Times New Roman" w:cs="Times New Roman"/>
          <w:sz w:val="24"/>
          <w:szCs w:val="24"/>
        </w:rPr>
        <w:t xml:space="preserve"> doivent être encodées dans un format exploitable (.flv, mp4) et déjà montées comme désirées. Une chaine </w:t>
      </w:r>
      <w:r w:rsidR="00797753" w:rsidRPr="0045478F">
        <w:rPr>
          <w:rFonts w:ascii="Times New Roman" w:eastAsia="Times New Roman" w:hAnsi="Times New Roman" w:cs="Times New Roman"/>
          <w:sz w:val="24"/>
          <w:szCs w:val="24"/>
        </w:rPr>
        <w:t>YouTube</w:t>
      </w:r>
      <w:r w:rsidRPr="0045478F">
        <w:rPr>
          <w:rFonts w:ascii="Times New Roman" w:eastAsia="Times New Roman" w:hAnsi="Times New Roman" w:cs="Times New Roman"/>
          <w:sz w:val="24"/>
          <w:szCs w:val="24"/>
        </w:rPr>
        <w:t xml:space="preserve"> sera créée, au besoin, pour l’intégration des vidéos </w:t>
      </w:r>
    </w:p>
    <w:p w14:paraId="7A4E31D6" w14:textId="428A56C6" w:rsidR="0045478F" w:rsidRPr="0045478F" w:rsidRDefault="0045478F" w:rsidP="00E95989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478F">
        <w:rPr>
          <w:rFonts w:ascii="Times New Roman" w:eastAsia="Times New Roman" w:hAnsi="Times New Roman" w:cs="Times New Roman"/>
          <w:sz w:val="24"/>
          <w:szCs w:val="24"/>
        </w:rPr>
        <w:t xml:space="preserve">Les </w:t>
      </w:r>
      <w:r w:rsidRPr="0045478F">
        <w:rPr>
          <w:rFonts w:ascii="Times New Roman" w:eastAsia="Times New Roman" w:hAnsi="Times New Roman" w:cs="Times New Roman"/>
          <w:b/>
          <w:sz w:val="24"/>
          <w:szCs w:val="24"/>
        </w:rPr>
        <w:t>images</w:t>
      </w:r>
      <w:r w:rsidRPr="0045478F">
        <w:rPr>
          <w:rFonts w:ascii="Times New Roman" w:eastAsia="Times New Roman" w:hAnsi="Times New Roman" w:cs="Times New Roman"/>
          <w:sz w:val="24"/>
          <w:szCs w:val="24"/>
        </w:rPr>
        <w:t xml:space="preserve"> doivent être fournies sous format électronique et en haute résolution (la taille de chaque image ne doit pas excéder 1Mo).</w:t>
      </w:r>
    </w:p>
    <w:p w14:paraId="4F43B934" w14:textId="248ED166" w:rsidR="0045478F" w:rsidRPr="0045478F" w:rsidRDefault="0045478F" w:rsidP="0045478F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478F">
        <w:rPr>
          <w:rFonts w:ascii="Times New Roman" w:eastAsia="Times New Roman" w:hAnsi="Times New Roman" w:cs="Times New Roman"/>
          <w:sz w:val="24"/>
          <w:szCs w:val="24"/>
        </w:rPr>
        <w:lastRenderedPageBreak/>
        <w:t>Par ailleurs, l’Équipe technique de la DISI se réserve le droit, pour des raisons de sécurité, de procéder à la refonte du site. Dans ce cas, la nouvelle version vous sera soumise pour validation avant toute publication</w:t>
      </w:r>
      <w:r w:rsidR="006106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C17D74" w14:textId="56F252F1" w:rsidR="0045478F" w:rsidRDefault="0045478F" w:rsidP="0045478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478F">
        <w:rPr>
          <w:rFonts w:ascii="Times New Roman" w:eastAsia="Times New Roman" w:hAnsi="Times New Roman" w:cs="Times New Roman"/>
          <w:sz w:val="24"/>
          <w:szCs w:val="24"/>
        </w:rPr>
        <w:t>Au cours du projet, vous pouvez nous interpeller à tout moment et/ou demander à nous rencontrer si vous le jugez nécessaire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64C750" w14:textId="000928B0" w:rsidR="00797753" w:rsidRPr="0045478F" w:rsidRDefault="00797753" w:rsidP="007977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Une formation à l’administration du site sera organisée pour les </w:t>
      </w:r>
      <w:r w:rsidR="00407269">
        <w:rPr>
          <w:rFonts w:ascii="Times New Roman" w:eastAsia="Times New Roman" w:hAnsi="Times New Roman" w:cs="Times New Roman"/>
          <w:sz w:val="24"/>
          <w:szCs w:val="24"/>
        </w:rPr>
        <w:t>personnes (administrateurs)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que vous avez désignés.</w:t>
      </w:r>
    </w:p>
    <w:p w14:paraId="0EF6CDF8" w14:textId="38A7674F" w:rsidR="0045478F" w:rsidRPr="0045478F" w:rsidRDefault="0045478F" w:rsidP="0045478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478F">
        <w:rPr>
          <w:rFonts w:ascii="Times New Roman" w:eastAsia="Times New Roman" w:hAnsi="Times New Roman" w:cs="Times New Roman"/>
          <w:sz w:val="24"/>
          <w:szCs w:val="24"/>
        </w:rPr>
        <w:t>Une fois la formation terminée, les administrateurs sont tenus de prendre en charge les mises à jour ultérieures du site</w:t>
      </w:r>
      <w:r w:rsidR="0040726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485C44" w14:textId="2F8CCCF0" w:rsidR="0045478F" w:rsidRPr="00407269" w:rsidRDefault="0045478F" w:rsidP="0045478F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5478F">
        <w:rPr>
          <w:rFonts w:ascii="Times New Roman" w:eastAsia="Times New Roman" w:hAnsi="Times New Roman" w:cs="Times New Roman"/>
          <w:sz w:val="24"/>
          <w:szCs w:val="24"/>
        </w:rPr>
        <w:t xml:space="preserve">Bien entendu, </w:t>
      </w:r>
      <w:r w:rsidRPr="00407269">
        <w:rPr>
          <w:rFonts w:ascii="Times New Roman" w:eastAsia="Times New Roman" w:hAnsi="Times New Roman" w:cs="Times New Roman"/>
          <w:b/>
          <w:sz w:val="24"/>
          <w:szCs w:val="24"/>
        </w:rPr>
        <w:t xml:space="preserve">vous pouvez toujours compter sur un appui technique de la DISI si vous désirez faire évoluer votre site. </w:t>
      </w:r>
    </w:p>
    <w:p w14:paraId="46FA117D" w14:textId="694E16B7" w:rsidR="00CC323D" w:rsidRDefault="00CC323D" w:rsidP="00F90DB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Grilledutableau"/>
        <w:tblW w:w="0" w:type="auto"/>
        <w:jc w:val="center"/>
        <w:shd w:val="clear" w:color="auto" w:fill="0070C0"/>
        <w:tblLook w:val="04A0" w:firstRow="1" w:lastRow="0" w:firstColumn="1" w:lastColumn="0" w:noHBand="0" w:noVBand="1"/>
      </w:tblPr>
      <w:tblGrid>
        <w:gridCol w:w="9062"/>
      </w:tblGrid>
      <w:tr w:rsidR="00F06F23" w:rsidRPr="00F06F23" w14:paraId="24F60641" w14:textId="77777777" w:rsidTr="00F06F23">
        <w:trPr>
          <w:trHeight w:val="1081"/>
          <w:jc w:val="center"/>
        </w:trPr>
        <w:tc>
          <w:tcPr>
            <w:tcW w:w="9062" w:type="dxa"/>
            <w:shd w:val="clear" w:color="auto" w:fill="0070C0"/>
            <w:vAlign w:val="center"/>
          </w:tcPr>
          <w:p w14:paraId="69DED749" w14:textId="6B9E241B" w:rsidR="00F06F23" w:rsidRPr="00F06F23" w:rsidRDefault="00F06F23" w:rsidP="00F06F23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F06F23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Ce cahier de charges doit nous être retourné accompagné de l’ensemble des informations (texte, images, vidéos) à publier.</w:t>
            </w:r>
          </w:p>
        </w:tc>
      </w:tr>
    </w:tbl>
    <w:p w14:paraId="73CA521A" w14:textId="77777777" w:rsidR="00F06F23" w:rsidRPr="00567BE1" w:rsidRDefault="00F06F23" w:rsidP="00F90DB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F9775F" w14:textId="2672A64C" w:rsidR="0018373F" w:rsidRDefault="0045478F" w:rsidP="0045478F">
      <w:pPr>
        <w:spacing w:line="360" w:lineRule="auto"/>
        <w:ind w:left="66"/>
        <w:jc w:val="center"/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</w:pPr>
      <w:r w:rsidRPr="0045478F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>MERCI DE VOTRE COLLABORATION</w:t>
      </w:r>
      <w:r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> !!!</w:t>
      </w:r>
    </w:p>
    <w:p w14:paraId="176270DA" w14:textId="77777777" w:rsidR="0045478F" w:rsidRPr="0045478F" w:rsidRDefault="0045478F" w:rsidP="0045478F">
      <w:pPr>
        <w:spacing w:line="360" w:lineRule="auto"/>
        <w:ind w:left="66"/>
        <w:jc w:val="center"/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</w:pPr>
    </w:p>
    <w:p w14:paraId="199608A5" w14:textId="77777777" w:rsidR="0057024B" w:rsidRPr="0045478F" w:rsidRDefault="0057024B" w:rsidP="0057024B">
      <w:pPr>
        <w:ind w:left="426"/>
        <w:jc w:val="center"/>
        <w:rPr>
          <w:rStyle w:val="Accentuationintense"/>
          <w:b w:val="0"/>
          <w:color w:val="17365D" w:themeColor="text2" w:themeShade="BF"/>
        </w:rPr>
      </w:pPr>
      <w:r w:rsidRPr="0045478F">
        <w:rPr>
          <w:rStyle w:val="Accentuationintense"/>
          <w:b w:val="0"/>
          <w:color w:val="17365D" w:themeColor="text2" w:themeShade="BF"/>
        </w:rPr>
        <w:t>POUR EN SAVOIR PLUS SUR CE DOCUMENT</w:t>
      </w:r>
    </w:p>
    <w:p w14:paraId="6EB89FA4" w14:textId="77777777" w:rsidR="0045478F" w:rsidRDefault="0057024B" w:rsidP="0045478F">
      <w:pPr>
        <w:ind w:left="426"/>
        <w:jc w:val="center"/>
        <w:rPr>
          <w:rStyle w:val="Accentuationintense"/>
          <w:b w:val="0"/>
          <w:color w:val="17365D" w:themeColor="text2" w:themeShade="BF"/>
        </w:rPr>
      </w:pPr>
      <w:r w:rsidRPr="0045478F">
        <w:rPr>
          <w:rStyle w:val="Accentuationintense"/>
          <w:b w:val="0"/>
          <w:color w:val="17365D" w:themeColor="text2" w:themeShade="BF"/>
        </w:rPr>
        <w:t xml:space="preserve">Contacter Mme Seck Aminata Sy </w:t>
      </w:r>
    </w:p>
    <w:p w14:paraId="742BC1F2" w14:textId="332A0D8C" w:rsidR="0018373F" w:rsidRDefault="0057024B" w:rsidP="0045478F">
      <w:pPr>
        <w:ind w:left="42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5478F">
        <w:rPr>
          <w:rStyle w:val="Accentuationintense"/>
          <w:b w:val="0"/>
          <w:color w:val="17365D" w:themeColor="text2" w:themeShade="BF"/>
        </w:rPr>
        <w:t xml:space="preserve">Email : aminata.sy@ucad.edu.sn   - Tél : 76 450 32 </w:t>
      </w:r>
      <w:r w:rsidR="0045478F">
        <w:rPr>
          <w:rStyle w:val="Accentuationintense"/>
          <w:b w:val="0"/>
          <w:color w:val="17365D" w:themeColor="text2" w:themeShade="BF"/>
        </w:rPr>
        <w:t>75</w:t>
      </w:r>
    </w:p>
    <w:p w14:paraId="175C801A" w14:textId="77777777" w:rsidR="0018373F" w:rsidRPr="0055462A" w:rsidRDefault="0018373F" w:rsidP="0055462A">
      <w:pPr>
        <w:spacing w:line="360" w:lineRule="auto"/>
        <w:ind w:left="66"/>
        <w:rPr>
          <w:rFonts w:ascii="Times New Roman" w:eastAsia="Times New Roman" w:hAnsi="Times New Roman" w:cs="Times New Roman"/>
          <w:sz w:val="24"/>
          <w:szCs w:val="24"/>
        </w:rPr>
      </w:pPr>
    </w:p>
    <w:sectPr w:rsidR="0018373F" w:rsidRPr="0055462A" w:rsidSect="00567BE1"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417" w:bottom="1417" w:left="1417" w:header="567" w:footer="56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1B1D4" w14:textId="77777777" w:rsidR="008436E0" w:rsidRDefault="008436E0" w:rsidP="00AE0DF0">
      <w:pPr>
        <w:spacing w:after="0" w:line="240" w:lineRule="auto"/>
      </w:pPr>
      <w:r>
        <w:separator/>
      </w:r>
    </w:p>
  </w:endnote>
  <w:endnote w:type="continuationSeparator" w:id="0">
    <w:p w14:paraId="6220CD5A" w14:textId="77777777" w:rsidR="008436E0" w:rsidRDefault="008436E0" w:rsidP="00AE0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36B44" w14:textId="77777777" w:rsidR="0005701F" w:rsidRDefault="0005701F" w:rsidP="004B49C5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2CF8BCE5" w14:textId="77777777" w:rsidR="0005701F" w:rsidRDefault="0005701F" w:rsidP="0005701F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6F952" w14:textId="4AF25FAA" w:rsidR="0005701F" w:rsidRPr="007825FF" w:rsidRDefault="0018373F" w:rsidP="007825FF">
    <w:pPr>
      <w:pStyle w:val="basdepage"/>
      <w:widowControl w:val="0"/>
      <w:tabs>
        <w:tab w:val="clear" w:pos="5940"/>
        <w:tab w:val="center" w:pos="6379"/>
      </w:tabs>
      <w:rPr>
        <w:b/>
      </w:rPr>
    </w:pPr>
    <w:r w:rsidRPr="003C5298">
      <w:rPr>
        <w:b/>
      </w:rPr>
      <w:t>©</w:t>
    </w:r>
    <w:r>
      <w:rPr>
        <w:b/>
      </w:rPr>
      <w:t xml:space="preserve"> UCAD / DISI / </w:t>
    </w:r>
    <w:r w:rsidR="007825FF" w:rsidRPr="003C5298">
      <w:rPr>
        <w:b/>
      </w:rPr>
      <w:t xml:space="preserve">DDIC </w:t>
    </w:r>
    <w:r w:rsidR="007825FF">
      <w:rPr>
        <w:b/>
      </w:rPr>
      <w:t>- 202</w:t>
    </w:r>
    <w:r w:rsidR="00670984">
      <w:rPr>
        <w:b/>
      </w:rPr>
      <w:t>4</w:t>
    </w:r>
    <w:r w:rsidR="007825FF">
      <w:tab/>
    </w:r>
    <w:r w:rsidR="007825FF">
      <w:tab/>
    </w:r>
    <w:r w:rsidR="007825FF" w:rsidRPr="006344D2">
      <w:rPr>
        <w:b/>
      </w:rPr>
      <w:t xml:space="preserve">Page </w:t>
    </w:r>
    <w:r w:rsidR="007825FF" w:rsidRPr="006344D2">
      <w:rPr>
        <w:b/>
      </w:rPr>
      <w:pgNum/>
    </w:r>
    <w:r w:rsidR="007825FF" w:rsidRPr="006344D2">
      <w:rPr>
        <w:b/>
      </w:rPr>
      <w:t xml:space="preserve"> / </w:t>
    </w:r>
    <w:r w:rsidR="007825FF" w:rsidRPr="006344D2">
      <w:rPr>
        <w:rStyle w:val="Numrodepage"/>
        <w:b/>
      </w:rPr>
      <w:fldChar w:fldCharType="begin"/>
    </w:r>
    <w:r w:rsidR="007825FF" w:rsidRPr="006344D2">
      <w:rPr>
        <w:rStyle w:val="Numrodepage"/>
        <w:b/>
      </w:rPr>
      <w:instrText xml:space="preserve"> NUMPAGES </w:instrText>
    </w:r>
    <w:r w:rsidR="007825FF" w:rsidRPr="006344D2">
      <w:rPr>
        <w:rStyle w:val="Numrodepage"/>
        <w:b/>
      </w:rPr>
      <w:fldChar w:fldCharType="separate"/>
    </w:r>
    <w:r w:rsidR="00881A66">
      <w:rPr>
        <w:rStyle w:val="Numrodepage"/>
        <w:b/>
        <w:noProof/>
      </w:rPr>
      <w:t>6</w:t>
    </w:r>
    <w:r w:rsidR="007825FF" w:rsidRPr="006344D2">
      <w:rPr>
        <w:rStyle w:val="Numrodepage"/>
        <w:b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07A8F" w14:textId="0F245919" w:rsidR="00C466DF" w:rsidRPr="002E5648" w:rsidRDefault="0018373F" w:rsidP="002E5648">
    <w:pPr>
      <w:pStyle w:val="basdepage"/>
      <w:widowControl w:val="0"/>
      <w:tabs>
        <w:tab w:val="clear" w:pos="5940"/>
        <w:tab w:val="center" w:pos="6379"/>
      </w:tabs>
      <w:rPr>
        <w:b/>
      </w:rPr>
    </w:pPr>
    <w:r w:rsidRPr="003C5298">
      <w:rPr>
        <w:b/>
      </w:rPr>
      <w:t>©</w:t>
    </w:r>
    <w:r>
      <w:rPr>
        <w:b/>
      </w:rPr>
      <w:t xml:space="preserve"> UCAD / DISI / </w:t>
    </w:r>
    <w:r w:rsidR="001054E2">
      <w:rPr>
        <w:b/>
      </w:rPr>
      <w:t>D</w:t>
    </w:r>
    <w:r w:rsidRPr="003C5298">
      <w:rPr>
        <w:b/>
      </w:rPr>
      <w:t xml:space="preserve">DIC </w:t>
    </w:r>
    <w:r w:rsidR="00977E3C">
      <w:rPr>
        <w:b/>
      </w:rPr>
      <w:t xml:space="preserve">– </w:t>
    </w:r>
    <w:r w:rsidR="001054E2">
      <w:rPr>
        <w:b/>
      </w:rPr>
      <w:t>202</w:t>
    </w:r>
    <w:r w:rsidR="00FE74EE">
      <w:rPr>
        <w:b/>
      </w:rPr>
      <w:t>4</w:t>
    </w:r>
    <w:r w:rsidR="002E5648">
      <w:tab/>
    </w:r>
    <w:r w:rsidR="002E5648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20CDB" w14:textId="77777777" w:rsidR="008436E0" w:rsidRDefault="008436E0" w:rsidP="00AE0DF0">
      <w:pPr>
        <w:spacing w:after="0" w:line="240" w:lineRule="auto"/>
      </w:pPr>
      <w:r>
        <w:separator/>
      </w:r>
    </w:p>
  </w:footnote>
  <w:footnote w:type="continuationSeparator" w:id="0">
    <w:p w14:paraId="69E0FABB" w14:textId="77777777" w:rsidR="008436E0" w:rsidRDefault="008436E0" w:rsidP="00AE0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6610D" w14:textId="16E2BE72" w:rsidR="007825FF" w:rsidRPr="008F23AA" w:rsidRDefault="008F23AA" w:rsidP="008F23AA">
    <w:pPr>
      <w:pStyle w:val="Hautdepage"/>
      <w:widowControl w:val="0"/>
      <w:ind w:left="0"/>
      <w:rPr>
        <w:b/>
      </w:rPr>
    </w:pPr>
    <w:r>
      <w:rPr>
        <w:b/>
      </w:rPr>
      <w:t xml:space="preserve">Cahier de charges pour la </w:t>
    </w:r>
    <w:r w:rsidR="0018373F">
      <w:rPr>
        <w:b/>
      </w:rPr>
      <w:t>conception</w:t>
    </w:r>
    <w:r>
      <w:rPr>
        <w:b/>
      </w:rPr>
      <w:t xml:space="preserve"> de site web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65248" w14:textId="77777777" w:rsidR="002E5648" w:rsidRPr="008141F4" w:rsidRDefault="002E5648" w:rsidP="002E5648">
    <w:pPr>
      <w:pStyle w:val="En-tte"/>
      <w:ind w:left="1183"/>
      <w:rPr>
        <w:b/>
        <w:color w:val="000000"/>
        <w:sz w:val="20"/>
        <w:lang w:val="nl-NL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4247F99" wp14:editId="51ED51A3">
          <wp:simplePos x="0" y="0"/>
          <wp:positionH relativeFrom="margin">
            <wp:posOffset>116205</wp:posOffset>
          </wp:positionH>
          <wp:positionV relativeFrom="margin">
            <wp:posOffset>-513715</wp:posOffset>
          </wp:positionV>
          <wp:extent cx="485140" cy="477520"/>
          <wp:effectExtent l="0" t="0" r="0" b="5080"/>
          <wp:wrapSquare wrapText="bothSides"/>
          <wp:docPr id="2" name="Image 0" descr="logoUc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logoUc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140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74458">
      <w:rPr>
        <w:b/>
        <w:color w:val="000000"/>
        <w:sz w:val="20"/>
        <w:lang w:val="nl-NL"/>
      </w:rPr>
      <w:t>UNIVERSITE CHEIKH ANTA DIOP DE DAKAR</w:t>
    </w:r>
    <w:r>
      <w:rPr>
        <w:b/>
        <w:color w:val="000000"/>
        <w:sz w:val="20"/>
        <w:lang w:val="nl-NL"/>
      </w:rPr>
      <w:t xml:space="preserve"> - </w:t>
    </w:r>
    <w:r w:rsidRPr="00274458">
      <w:rPr>
        <w:b/>
        <w:color w:val="000000"/>
      </w:rPr>
      <w:t>RECTORAT</w:t>
    </w:r>
  </w:p>
  <w:p w14:paraId="41FF7F9B" w14:textId="77777777" w:rsidR="002E5648" w:rsidRDefault="002E5648" w:rsidP="002E5648">
    <w:pPr>
      <w:pStyle w:val="En-tte"/>
      <w:ind w:left="1183"/>
      <w:rPr>
        <w:b/>
        <w:color w:val="000000"/>
        <w:sz w:val="16"/>
      </w:rPr>
    </w:pPr>
    <w:r w:rsidRPr="00274458">
      <w:rPr>
        <w:b/>
        <w:color w:val="000000"/>
        <w:sz w:val="16"/>
      </w:rPr>
      <w:t>DIRECTION DE</w:t>
    </w:r>
    <w:r>
      <w:rPr>
        <w:b/>
        <w:color w:val="000000"/>
        <w:sz w:val="16"/>
      </w:rPr>
      <w:t xml:space="preserve"> L’INFORMATIQUE ET DES</w:t>
    </w:r>
    <w:r w:rsidRPr="00274458">
      <w:rPr>
        <w:b/>
        <w:color w:val="000000"/>
        <w:sz w:val="16"/>
      </w:rPr>
      <w:t xml:space="preserve"> SYSTEMES D'INFORMATION</w:t>
    </w:r>
    <w:r>
      <w:rPr>
        <w:b/>
        <w:color w:val="000000"/>
        <w:sz w:val="16"/>
      </w:rPr>
      <w:t xml:space="preserve"> (DISI)</w:t>
    </w:r>
  </w:p>
  <w:p w14:paraId="027B6166" w14:textId="4DF50AE8" w:rsidR="002E5648" w:rsidRPr="002E5648" w:rsidRDefault="002E5648" w:rsidP="002E5648">
    <w:pPr>
      <w:pStyle w:val="En-tte"/>
      <w:ind w:left="1183"/>
      <w:rPr>
        <w:rFonts w:ascii="Tahoma" w:hAnsi="Tahoma" w:cs="Tahoma"/>
        <w:color w:val="000000"/>
        <w:szCs w:val="17"/>
      </w:rPr>
    </w:pPr>
    <w:r>
      <w:rPr>
        <w:b/>
        <w:color w:val="000000"/>
        <w:sz w:val="16"/>
      </w:rPr>
      <w:t xml:space="preserve">Division </w:t>
    </w:r>
    <w:r w:rsidR="00314D17">
      <w:rPr>
        <w:b/>
        <w:color w:val="000000"/>
        <w:sz w:val="16"/>
      </w:rPr>
      <w:t>Digitalisation de l’</w:t>
    </w:r>
    <w:r>
      <w:rPr>
        <w:b/>
        <w:color w:val="000000"/>
        <w:sz w:val="16"/>
      </w:rPr>
      <w:t xml:space="preserve">Information et </w:t>
    </w:r>
    <w:r w:rsidR="00314D17">
      <w:rPr>
        <w:b/>
        <w:color w:val="000000"/>
        <w:sz w:val="16"/>
      </w:rPr>
      <w:t xml:space="preserve">la </w:t>
    </w:r>
    <w:r>
      <w:rPr>
        <w:b/>
        <w:color w:val="000000"/>
        <w:sz w:val="16"/>
      </w:rPr>
      <w:t>Communication (</w:t>
    </w:r>
    <w:r w:rsidR="00314D17">
      <w:rPr>
        <w:b/>
        <w:color w:val="000000"/>
        <w:sz w:val="16"/>
      </w:rPr>
      <w:t>D</w:t>
    </w:r>
    <w:r>
      <w:rPr>
        <w:b/>
        <w:color w:val="000000"/>
        <w:sz w:val="16"/>
      </w:rPr>
      <w:t>DIC)</w:t>
    </w:r>
  </w:p>
  <w:p w14:paraId="620069F2" w14:textId="60C9DA78" w:rsidR="0005701F" w:rsidRPr="002E5648" w:rsidRDefault="002E5648" w:rsidP="002E5648">
    <w:pPr>
      <w:pStyle w:val="En-tte"/>
      <w:ind w:left="1183"/>
      <w:rPr>
        <w:rFonts w:ascii="Tahoma" w:hAnsi="Tahoma" w:cs="Tahoma"/>
        <w:color w:val="000000"/>
        <w:sz w:val="16"/>
        <w:szCs w:val="17"/>
      </w:rPr>
    </w:pPr>
    <w:r w:rsidRPr="008141F4">
      <w:rPr>
        <w:rFonts w:ascii="Tahoma" w:hAnsi="Tahoma" w:cs="Tahoma"/>
        <w:color w:val="000000"/>
        <w:sz w:val="16"/>
        <w:szCs w:val="17"/>
      </w:rPr>
      <w:t>Email :</w:t>
    </w:r>
    <w:r w:rsidRPr="002E5648">
      <w:rPr>
        <w:rFonts w:ascii="Tahoma" w:hAnsi="Tahoma" w:cs="Tahoma"/>
        <w:sz w:val="16"/>
        <w:szCs w:val="17"/>
      </w:rPr>
      <w:t xml:space="preserve"> </w:t>
    </w:r>
    <w:r w:rsidRPr="002E5648">
      <w:rPr>
        <w:rStyle w:val="Lienhypertexte"/>
        <w:color w:val="auto"/>
        <w:sz w:val="16"/>
        <w:szCs w:val="17"/>
        <w:u w:val="none"/>
      </w:rPr>
      <w:t>disi@ucad.edu.sn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04272"/>
    <w:multiLevelType w:val="multilevel"/>
    <w:tmpl w:val="9FCA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E72FA"/>
    <w:multiLevelType w:val="multilevel"/>
    <w:tmpl w:val="5F64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93868"/>
    <w:multiLevelType w:val="multilevel"/>
    <w:tmpl w:val="34DC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B493C"/>
    <w:multiLevelType w:val="multilevel"/>
    <w:tmpl w:val="B170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C0E48"/>
    <w:multiLevelType w:val="hybridMultilevel"/>
    <w:tmpl w:val="1B2CAE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A36608"/>
    <w:multiLevelType w:val="hybridMultilevel"/>
    <w:tmpl w:val="FAA073BE"/>
    <w:lvl w:ilvl="0" w:tplc="2BACE6A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F450D"/>
    <w:multiLevelType w:val="hybridMultilevel"/>
    <w:tmpl w:val="6A92D974"/>
    <w:lvl w:ilvl="0" w:tplc="D062D3C2">
      <w:start w:val="1"/>
      <w:numFmt w:val="upperRoman"/>
      <w:lvlText w:val="%1."/>
      <w:lvlJc w:val="left"/>
      <w:pPr>
        <w:ind w:left="1080" w:hanging="720"/>
      </w:pPr>
      <w:rPr>
        <w:rFonts w:asciiTheme="majorHAnsi" w:eastAsiaTheme="majorEastAsia" w:hAnsiTheme="majorHAnsi" w:cstheme="majorBidi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DC226A"/>
    <w:multiLevelType w:val="hybridMultilevel"/>
    <w:tmpl w:val="D4E4AF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29239E"/>
    <w:multiLevelType w:val="hybridMultilevel"/>
    <w:tmpl w:val="5ADC2E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9D3D6A"/>
    <w:multiLevelType w:val="multilevel"/>
    <w:tmpl w:val="7C52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A7213"/>
    <w:multiLevelType w:val="hybridMultilevel"/>
    <w:tmpl w:val="CE82F4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2846C0"/>
    <w:multiLevelType w:val="hybridMultilevel"/>
    <w:tmpl w:val="A38A98B2"/>
    <w:lvl w:ilvl="0" w:tplc="2BACE6A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284895"/>
    <w:multiLevelType w:val="hybridMultilevel"/>
    <w:tmpl w:val="CAE8E0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4C5BB6"/>
    <w:multiLevelType w:val="hybridMultilevel"/>
    <w:tmpl w:val="5ADC2E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81102A"/>
    <w:multiLevelType w:val="multilevel"/>
    <w:tmpl w:val="8160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447AD"/>
    <w:multiLevelType w:val="hybridMultilevel"/>
    <w:tmpl w:val="E9F0403E"/>
    <w:lvl w:ilvl="0" w:tplc="2BACE6A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757579">
    <w:abstractNumId w:val="11"/>
  </w:num>
  <w:num w:numId="2" w16cid:durableId="1330523386">
    <w:abstractNumId w:val="8"/>
  </w:num>
  <w:num w:numId="3" w16cid:durableId="200752161">
    <w:abstractNumId w:val="6"/>
  </w:num>
  <w:num w:numId="4" w16cid:durableId="19163911">
    <w:abstractNumId w:val="5"/>
  </w:num>
  <w:num w:numId="5" w16cid:durableId="146016723">
    <w:abstractNumId w:val="13"/>
  </w:num>
  <w:num w:numId="6" w16cid:durableId="2055883929">
    <w:abstractNumId w:val="12"/>
  </w:num>
  <w:num w:numId="7" w16cid:durableId="2067994538">
    <w:abstractNumId w:val="10"/>
  </w:num>
  <w:num w:numId="8" w16cid:durableId="1895772221">
    <w:abstractNumId w:val="7"/>
  </w:num>
  <w:num w:numId="9" w16cid:durableId="615867109">
    <w:abstractNumId w:val="15"/>
  </w:num>
  <w:num w:numId="10" w16cid:durableId="878709849">
    <w:abstractNumId w:val="9"/>
  </w:num>
  <w:num w:numId="11" w16cid:durableId="1129595528">
    <w:abstractNumId w:val="4"/>
  </w:num>
  <w:num w:numId="12" w16cid:durableId="815411807">
    <w:abstractNumId w:val="2"/>
  </w:num>
  <w:num w:numId="13" w16cid:durableId="1851262451">
    <w:abstractNumId w:val="3"/>
  </w:num>
  <w:num w:numId="14" w16cid:durableId="1441796641">
    <w:abstractNumId w:val="0"/>
  </w:num>
  <w:num w:numId="15" w16cid:durableId="1802380417">
    <w:abstractNumId w:val="1"/>
  </w:num>
  <w:num w:numId="16" w16cid:durableId="4283898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0CD"/>
    <w:rsid w:val="00016B70"/>
    <w:rsid w:val="0001794F"/>
    <w:rsid w:val="0002059F"/>
    <w:rsid w:val="00020AB1"/>
    <w:rsid w:val="00021B26"/>
    <w:rsid w:val="00023128"/>
    <w:rsid w:val="00033151"/>
    <w:rsid w:val="00034237"/>
    <w:rsid w:val="00041677"/>
    <w:rsid w:val="00044169"/>
    <w:rsid w:val="0005220B"/>
    <w:rsid w:val="0005701F"/>
    <w:rsid w:val="00060545"/>
    <w:rsid w:val="00063204"/>
    <w:rsid w:val="00073A6F"/>
    <w:rsid w:val="00077346"/>
    <w:rsid w:val="000776D7"/>
    <w:rsid w:val="00086629"/>
    <w:rsid w:val="00095BDB"/>
    <w:rsid w:val="000A229E"/>
    <w:rsid w:val="000A2663"/>
    <w:rsid w:val="000A4F6A"/>
    <w:rsid w:val="000A6C6D"/>
    <w:rsid w:val="000B1310"/>
    <w:rsid w:val="000B49D5"/>
    <w:rsid w:val="000B59A2"/>
    <w:rsid w:val="000D3312"/>
    <w:rsid w:val="000D563F"/>
    <w:rsid w:val="000E7307"/>
    <w:rsid w:val="000F2C21"/>
    <w:rsid w:val="000F67F3"/>
    <w:rsid w:val="000F78A4"/>
    <w:rsid w:val="001009CE"/>
    <w:rsid w:val="00100D97"/>
    <w:rsid w:val="00103D15"/>
    <w:rsid w:val="001054E2"/>
    <w:rsid w:val="00107EDF"/>
    <w:rsid w:val="001115CE"/>
    <w:rsid w:val="001137FB"/>
    <w:rsid w:val="00117E2B"/>
    <w:rsid w:val="001306D9"/>
    <w:rsid w:val="00136DCC"/>
    <w:rsid w:val="00141640"/>
    <w:rsid w:val="00151149"/>
    <w:rsid w:val="00154C1D"/>
    <w:rsid w:val="00164739"/>
    <w:rsid w:val="001655B8"/>
    <w:rsid w:val="001659B3"/>
    <w:rsid w:val="00165A7C"/>
    <w:rsid w:val="00172A7E"/>
    <w:rsid w:val="0017654E"/>
    <w:rsid w:val="001821B7"/>
    <w:rsid w:val="0018373F"/>
    <w:rsid w:val="0018531B"/>
    <w:rsid w:val="00187679"/>
    <w:rsid w:val="00193C8D"/>
    <w:rsid w:val="0019431F"/>
    <w:rsid w:val="001967D4"/>
    <w:rsid w:val="001A7E04"/>
    <w:rsid w:val="001B03BB"/>
    <w:rsid w:val="001B0652"/>
    <w:rsid w:val="001B1FE9"/>
    <w:rsid w:val="001B2977"/>
    <w:rsid w:val="001B60D5"/>
    <w:rsid w:val="001C31CC"/>
    <w:rsid w:val="001C47FA"/>
    <w:rsid w:val="001E11EA"/>
    <w:rsid w:val="001E2956"/>
    <w:rsid w:val="001E44ED"/>
    <w:rsid w:val="001E73B0"/>
    <w:rsid w:val="001E73C1"/>
    <w:rsid w:val="001F0710"/>
    <w:rsid w:val="00202591"/>
    <w:rsid w:val="00212C4C"/>
    <w:rsid w:val="00214CC2"/>
    <w:rsid w:val="002155AE"/>
    <w:rsid w:val="0022588E"/>
    <w:rsid w:val="00227C91"/>
    <w:rsid w:val="00231749"/>
    <w:rsid w:val="00232A14"/>
    <w:rsid w:val="002370C2"/>
    <w:rsid w:val="00251EB0"/>
    <w:rsid w:val="0025642A"/>
    <w:rsid w:val="00261572"/>
    <w:rsid w:val="0026448B"/>
    <w:rsid w:val="002720CD"/>
    <w:rsid w:val="00280B58"/>
    <w:rsid w:val="00297011"/>
    <w:rsid w:val="002A0607"/>
    <w:rsid w:val="002A35AA"/>
    <w:rsid w:val="002B7579"/>
    <w:rsid w:val="002C2548"/>
    <w:rsid w:val="002C45D6"/>
    <w:rsid w:val="002D0E69"/>
    <w:rsid w:val="002D5166"/>
    <w:rsid w:val="002E5648"/>
    <w:rsid w:val="002E7EAE"/>
    <w:rsid w:val="002F1D9B"/>
    <w:rsid w:val="002F1EC7"/>
    <w:rsid w:val="002F3236"/>
    <w:rsid w:val="00304560"/>
    <w:rsid w:val="003062CE"/>
    <w:rsid w:val="00314D17"/>
    <w:rsid w:val="00316D55"/>
    <w:rsid w:val="0033487F"/>
    <w:rsid w:val="0034097B"/>
    <w:rsid w:val="0035018E"/>
    <w:rsid w:val="00353128"/>
    <w:rsid w:val="00353C95"/>
    <w:rsid w:val="00355538"/>
    <w:rsid w:val="00356ACD"/>
    <w:rsid w:val="00364156"/>
    <w:rsid w:val="00370BF5"/>
    <w:rsid w:val="00370E69"/>
    <w:rsid w:val="0037180C"/>
    <w:rsid w:val="00377CBF"/>
    <w:rsid w:val="003811DD"/>
    <w:rsid w:val="00382A6B"/>
    <w:rsid w:val="00384527"/>
    <w:rsid w:val="00386FBE"/>
    <w:rsid w:val="00387798"/>
    <w:rsid w:val="003962E8"/>
    <w:rsid w:val="003A77D8"/>
    <w:rsid w:val="003C0318"/>
    <w:rsid w:val="003C6062"/>
    <w:rsid w:val="003D1158"/>
    <w:rsid w:val="003D62EB"/>
    <w:rsid w:val="003D78C7"/>
    <w:rsid w:val="003F5083"/>
    <w:rsid w:val="003F7B38"/>
    <w:rsid w:val="00400BB3"/>
    <w:rsid w:val="00407269"/>
    <w:rsid w:val="00407E0D"/>
    <w:rsid w:val="00414A41"/>
    <w:rsid w:val="00416C1F"/>
    <w:rsid w:val="00420337"/>
    <w:rsid w:val="0042603C"/>
    <w:rsid w:val="00426BB8"/>
    <w:rsid w:val="00443DFE"/>
    <w:rsid w:val="004507EC"/>
    <w:rsid w:val="00452587"/>
    <w:rsid w:val="0045478F"/>
    <w:rsid w:val="00460CC0"/>
    <w:rsid w:val="004649E6"/>
    <w:rsid w:val="00481E30"/>
    <w:rsid w:val="00483188"/>
    <w:rsid w:val="00485584"/>
    <w:rsid w:val="00487739"/>
    <w:rsid w:val="004A0D08"/>
    <w:rsid w:val="004A232F"/>
    <w:rsid w:val="004B3CE6"/>
    <w:rsid w:val="004D5F40"/>
    <w:rsid w:val="004F3263"/>
    <w:rsid w:val="004F3781"/>
    <w:rsid w:val="0050195C"/>
    <w:rsid w:val="00507B49"/>
    <w:rsid w:val="00507DF2"/>
    <w:rsid w:val="00517D21"/>
    <w:rsid w:val="00534FFF"/>
    <w:rsid w:val="005351A6"/>
    <w:rsid w:val="00535D15"/>
    <w:rsid w:val="00551265"/>
    <w:rsid w:val="00551A92"/>
    <w:rsid w:val="0055462A"/>
    <w:rsid w:val="005615E7"/>
    <w:rsid w:val="00562C2C"/>
    <w:rsid w:val="005671B8"/>
    <w:rsid w:val="00567BE1"/>
    <w:rsid w:val="0057024B"/>
    <w:rsid w:val="00570F8E"/>
    <w:rsid w:val="005727D7"/>
    <w:rsid w:val="0058158C"/>
    <w:rsid w:val="00584B3F"/>
    <w:rsid w:val="00594FA2"/>
    <w:rsid w:val="00596923"/>
    <w:rsid w:val="00597979"/>
    <w:rsid w:val="005A560B"/>
    <w:rsid w:val="005A63A7"/>
    <w:rsid w:val="005B2828"/>
    <w:rsid w:val="005C5A51"/>
    <w:rsid w:val="005D76A9"/>
    <w:rsid w:val="005E5A96"/>
    <w:rsid w:val="005F09B2"/>
    <w:rsid w:val="005F5B5E"/>
    <w:rsid w:val="00610667"/>
    <w:rsid w:val="0061749A"/>
    <w:rsid w:val="00621FDB"/>
    <w:rsid w:val="00622C75"/>
    <w:rsid w:val="00625761"/>
    <w:rsid w:val="006326D6"/>
    <w:rsid w:val="00635E7D"/>
    <w:rsid w:val="00636219"/>
    <w:rsid w:val="00640E9F"/>
    <w:rsid w:val="00651BC6"/>
    <w:rsid w:val="006567C2"/>
    <w:rsid w:val="00657BA1"/>
    <w:rsid w:val="006623B1"/>
    <w:rsid w:val="00662D31"/>
    <w:rsid w:val="00670984"/>
    <w:rsid w:val="0067146D"/>
    <w:rsid w:val="00685713"/>
    <w:rsid w:val="006913A1"/>
    <w:rsid w:val="006919AC"/>
    <w:rsid w:val="00694ADB"/>
    <w:rsid w:val="006959F4"/>
    <w:rsid w:val="006A4F5D"/>
    <w:rsid w:val="006B1751"/>
    <w:rsid w:val="006B1E85"/>
    <w:rsid w:val="006B7B92"/>
    <w:rsid w:val="006B7E4E"/>
    <w:rsid w:val="006D0CE8"/>
    <w:rsid w:val="006D1D59"/>
    <w:rsid w:val="006D4AF9"/>
    <w:rsid w:val="006E122F"/>
    <w:rsid w:val="006E239C"/>
    <w:rsid w:val="006E7D0E"/>
    <w:rsid w:val="006F44B4"/>
    <w:rsid w:val="006F79C0"/>
    <w:rsid w:val="00701172"/>
    <w:rsid w:val="00701534"/>
    <w:rsid w:val="007071B0"/>
    <w:rsid w:val="007073B4"/>
    <w:rsid w:val="007100CD"/>
    <w:rsid w:val="0071499E"/>
    <w:rsid w:val="00714EA6"/>
    <w:rsid w:val="00715CCB"/>
    <w:rsid w:val="007211B3"/>
    <w:rsid w:val="00731A94"/>
    <w:rsid w:val="0073701A"/>
    <w:rsid w:val="00737504"/>
    <w:rsid w:val="0074329F"/>
    <w:rsid w:val="00747EA0"/>
    <w:rsid w:val="007552B6"/>
    <w:rsid w:val="0075659A"/>
    <w:rsid w:val="00762FC6"/>
    <w:rsid w:val="00764AAF"/>
    <w:rsid w:val="00770928"/>
    <w:rsid w:val="007825FF"/>
    <w:rsid w:val="00797753"/>
    <w:rsid w:val="007A11AE"/>
    <w:rsid w:val="007B03F4"/>
    <w:rsid w:val="007B34D1"/>
    <w:rsid w:val="007B7856"/>
    <w:rsid w:val="007F4923"/>
    <w:rsid w:val="00801C68"/>
    <w:rsid w:val="008068A9"/>
    <w:rsid w:val="00807247"/>
    <w:rsid w:val="00812B0B"/>
    <w:rsid w:val="00813212"/>
    <w:rsid w:val="0081599C"/>
    <w:rsid w:val="00832C83"/>
    <w:rsid w:val="0083407F"/>
    <w:rsid w:val="0084284B"/>
    <w:rsid w:val="008436E0"/>
    <w:rsid w:val="00846491"/>
    <w:rsid w:val="00855AA9"/>
    <w:rsid w:val="0085640D"/>
    <w:rsid w:val="0085641A"/>
    <w:rsid w:val="00861B4A"/>
    <w:rsid w:val="00874F8C"/>
    <w:rsid w:val="008762B7"/>
    <w:rsid w:val="00876866"/>
    <w:rsid w:val="00881A66"/>
    <w:rsid w:val="0088214A"/>
    <w:rsid w:val="008923E1"/>
    <w:rsid w:val="00893349"/>
    <w:rsid w:val="00894739"/>
    <w:rsid w:val="008966F5"/>
    <w:rsid w:val="008A0881"/>
    <w:rsid w:val="008A41A1"/>
    <w:rsid w:val="008B5530"/>
    <w:rsid w:val="008C078F"/>
    <w:rsid w:val="008C3C56"/>
    <w:rsid w:val="008C4311"/>
    <w:rsid w:val="008E1DB3"/>
    <w:rsid w:val="008E5497"/>
    <w:rsid w:val="008F23AA"/>
    <w:rsid w:val="008F7A1A"/>
    <w:rsid w:val="00900F90"/>
    <w:rsid w:val="009074A0"/>
    <w:rsid w:val="009100EB"/>
    <w:rsid w:val="00922A95"/>
    <w:rsid w:val="00923778"/>
    <w:rsid w:val="00924ADF"/>
    <w:rsid w:val="009330D8"/>
    <w:rsid w:val="00936418"/>
    <w:rsid w:val="00945090"/>
    <w:rsid w:val="00954492"/>
    <w:rsid w:val="00955249"/>
    <w:rsid w:val="00963976"/>
    <w:rsid w:val="00964FE4"/>
    <w:rsid w:val="00967F20"/>
    <w:rsid w:val="00967FFA"/>
    <w:rsid w:val="0097007A"/>
    <w:rsid w:val="00975458"/>
    <w:rsid w:val="00977E3C"/>
    <w:rsid w:val="00980369"/>
    <w:rsid w:val="009871E2"/>
    <w:rsid w:val="00996138"/>
    <w:rsid w:val="009B121C"/>
    <w:rsid w:val="009B1A42"/>
    <w:rsid w:val="009B4345"/>
    <w:rsid w:val="009B4C03"/>
    <w:rsid w:val="009B7DDF"/>
    <w:rsid w:val="009C5CC8"/>
    <w:rsid w:val="009D3809"/>
    <w:rsid w:val="009D4CF2"/>
    <w:rsid w:val="009F099B"/>
    <w:rsid w:val="009F446D"/>
    <w:rsid w:val="00A0333A"/>
    <w:rsid w:val="00A052D6"/>
    <w:rsid w:val="00A13FC5"/>
    <w:rsid w:val="00A35259"/>
    <w:rsid w:val="00A444AB"/>
    <w:rsid w:val="00A45884"/>
    <w:rsid w:val="00A47E3F"/>
    <w:rsid w:val="00A52EF2"/>
    <w:rsid w:val="00A542ED"/>
    <w:rsid w:val="00A61588"/>
    <w:rsid w:val="00A627CA"/>
    <w:rsid w:val="00A70A8C"/>
    <w:rsid w:val="00A73316"/>
    <w:rsid w:val="00A82DC5"/>
    <w:rsid w:val="00A86A83"/>
    <w:rsid w:val="00A936F2"/>
    <w:rsid w:val="00AA10EB"/>
    <w:rsid w:val="00AB1A59"/>
    <w:rsid w:val="00AC1D4D"/>
    <w:rsid w:val="00AC2776"/>
    <w:rsid w:val="00AD1AC2"/>
    <w:rsid w:val="00AE0DF0"/>
    <w:rsid w:val="00AE268C"/>
    <w:rsid w:val="00AE5F90"/>
    <w:rsid w:val="00AE670D"/>
    <w:rsid w:val="00AE6D3C"/>
    <w:rsid w:val="00AF07B8"/>
    <w:rsid w:val="00AF114A"/>
    <w:rsid w:val="00B07A02"/>
    <w:rsid w:val="00B142AB"/>
    <w:rsid w:val="00B14B5A"/>
    <w:rsid w:val="00B44912"/>
    <w:rsid w:val="00B45312"/>
    <w:rsid w:val="00B5224A"/>
    <w:rsid w:val="00B57B69"/>
    <w:rsid w:val="00B6017C"/>
    <w:rsid w:val="00B60645"/>
    <w:rsid w:val="00B6156E"/>
    <w:rsid w:val="00B660CA"/>
    <w:rsid w:val="00B704DB"/>
    <w:rsid w:val="00B70F37"/>
    <w:rsid w:val="00B72D84"/>
    <w:rsid w:val="00B744C2"/>
    <w:rsid w:val="00B758C7"/>
    <w:rsid w:val="00B8215B"/>
    <w:rsid w:val="00BA5B9E"/>
    <w:rsid w:val="00BB2ECF"/>
    <w:rsid w:val="00BC1602"/>
    <w:rsid w:val="00BC5643"/>
    <w:rsid w:val="00BC6C19"/>
    <w:rsid w:val="00BC7AD4"/>
    <w:rsid w:val="00BD0EFB"/>
    <w:rsid w:val="00BD7FB2"/>
    <w:rsid w:val="00BE42EB"/>
    <w:rsid w:val="00BF1248"/>
    <w:rsid w:val="00BF2499"/>
    <w:rsid w:val="00BF350B"/>
    <w:rsid w:val="00BF3E11"/>
    <w:rsid w:val="00BF4E1B"/>
    <w:rsid w:val="00BF5614"/>
    <w:rsid w:val="00C04B59"/>
    <w:rsid w:val="00C06696"/>
    <w:rsid w:val="00C07953"/>
    <w:rsid w:val="00C1386B"/>
    <w:rsid w:val="00C14240"/>
    <w:rsid w:val="00C16A03"/>
    <w:rsid w:val="00C20178"/>
    <w:rsid w:val="00C20512"/>
    <w:rsid w:val="00C32048"/>
    <w:rsid w:val="00C33FCA"/>
    <w:rsid w:val="00C34B85"/>
    <w:rsid w:val="00C466DF"/>
    <w:rsid w:val="00C51E29"/>
    <w:rsid w:val="00C6250D"/>
    <w:rsid w:val="00C644ED"/>
    <w:rsid w:val="00C703FC"/>
    <w:rsid w:val="00C71F79"/>
    <w:rsid w:val="00C74C54"/>
    <w:rsid w:val="00C74CBD"/>
    <w:rsid w:val="00C74D85"/>
    <w:rsid w:val="00C92B6A"/>
    <w:rsid w:val="00C93531"/>
    <w:rsid w:val="00C95DAD"/>
    <w:rsid w:val="00C97CAF"/>
    <w:rsid w:val="00CA090D"/>
    <w:rsid w:val="00CA57B7"/>
    <w:rsid w:val="00CB22F2"/>
    <w:rsid w:val="00CB7D5E"/>
    <w:rsid w:val="00CC004D"/>
    <w:rsid w:val="00CC0CD7"/>
    <w:rsid w:val="00CC323D"/>
    <w:rsid w:val="00CC3886"/>
    <w:rsid w:val="00CC45BC"/>
    <w:rsid w:val="00CD09AE"/>
    <w:rsid w:val="00CF6091"/>
    <w:rsid w:val="00CF6ABB"/>
    <w:rsid w:val="00D01566"/>
    <w:rsid w:val="00D02792"/>
    <w:rsid w:val="00D028A2"/>
    <w:rsid w:val="00D13B39"/>
    <w:rsid w:val="00D23E3C"/>
    <w:rsid w:val="00D304BC"/>
    <w:rsid w:val="00D30BFC"/>
    <w:rsid w:val="00D319AC"/>
    <w:rsid w:val="00D35A14"/>
    <w:rsid w:val="00D40CD1"/>
    <w:rsid w:val="00D4329A"/>
    <w:rsid w:val="00D467D9"/>
    <w:rsid w:val="00D53EA0"/>
    <w:rsid w:val="00D61068"/>
    <w:rsid w:val="00D65055"/>
    <w:rsid w:val="00D73BFB"/>
    <w:rsid w:val="00D92878"/>
    <w:rsid w:val="00DC13EE"/>
    <w:rsid w:val="00DC1F1F"/>
    <w:rsid w:val="00DC48F4"/>
    <w:rsid w:val="00DC6480"/>
    <w:rsid w:val="00DC72FC"/>
    <w:rsid w:val="00DD024F"/>
    <w:rsid w:val="00DD2BAB"/>
    <w:rsid w:val="00DD63AC"/>
    <w:rsid w:val="00DE0474"/>
    <w:rsid w:val="00DE0E59"/>
    <w:rsid w:val="00DE35F0"/>
    <w:rsid w:val="00DE363C"/>
    <w:rsid w:val="00DE6004"/>
    <w:rsid w:val="00DE6D0F"/>
    <w:rsid w:val="00DE7786"/>
    <w:rsid w:val="00E05E68"/>
    <w:rsid w:val="00E15756"/>
    <w:rsid w:val="00E23BDE"/>
    <w:rsid w:val="00E2605F"/>
    <w:rsid w:val="00E341BF"/>
    <w:rsid w:val="00E34E25"/>
    <w:rsid w:val="00E42F0F"/>
    <w:rsid w:val="00E51DE9"/>
    <w:rsid w:val="00E560E8"/>
    <w:rsid w:val="00E57899"/>
    <w:rsid w:val="00E70D25"/>
    <w:rsid w:val="00E74C1C"/>
    <w:rsid w:val="00E77E53"/>
    <w:rsid w:val="00E83EA2"/>
    <w:rsid w:val="00E925A3"/>
    <w:rsid w:val="00E941A9"/>
    <w:rsid w:val="00E95989"/>
    <w:rsid w:val="00EA2947"/>
    <w:rsid w:val="00EA2DF9"/>
    <w:rsid w:val="00EA3084"/>
    <w:rsid w:val="00EA404C"/>
    <w:rsid w:val="00EA45E1"/>
    <w:rsid w:val="00EC53E9"/>
    <w:rsid w:val="00EC6880"/>
    <w:rsid w:val="00EC7EC9"/>
    <w:rsid w:val="00ED4CB0"/>
    <w:rsid w:val="00ED61D9"/>
    <w:rsid w:val="00EE5311"/>
    <w:rsid w:val="00EF0525"/>
    <w:rsid w:val="00EF0B10"/>
    <w:rsid w:val="00EF4B98"/>
    <w:rsid w:val="00F0400B"/>
    <w:rsid w:val="00F06F23"/>
    <w:rsid w:val="00F27A0F"/>
    <w:rsid w:val="00F3201A"/>
    <w:rsid w:val="00F4584C"/>
    <w:rsid w:val="00F46F98"/>
    <w:rsid w:val="00F602DE"/>
    <w:rsid w:val="00F64C66"/>
    <w:rsid w:val="00F70269"/>
    <w:rsid w:val="00F744B0"/>
    <w:rsid w:val="00F744F5"/>
    <w:rsid w:val="00F75DB5"/>
    <w:rsid w:val="00F83349"/>
    <w:rsid w:val="00F86682"/>
    <w:rsid w:val="00F87A42"/>
    <w:rsid w:val="00F90DB4"/>
    <w:rsid w:val="00F92929"/>
    <w:rsid w:val="00F96DA8"/>
    <w:rsid w:val="00F97FD7"/>
    <w:rsid w:val="00FA2AC3"/>
    <w:rsid w:val="00FB0157"/>
    <w:rsid w:val="00FC3643"/>
    <w:rsid w:val="00FD664C"/>
    <w:rsid w:val="00FD7E26"/>
    <w:rsid w:val="00FE74EE"/>
    <w:rsid w:val="034A1141"/>
    <w:rsid w:val="098338E3"/>
    <w:rsid w:val="0C800FFC"/>
    <w:rsid w:val="41619DD6"/>
    <w:rsid w:val="5464F2DF"/>
    <w:rsid w:val="602AC6C4"/>
    <w:rsid w:val="6E422A2C"/>
    <w:rsid w:val="75D0A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83D9D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67BE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24A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1D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2720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6B1751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B17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1751"/>
    <w:rPr>
      <w:rFonts w:ascii="Tahoma" w:hAnsi="Tahoma" w:cs="Tahoma"/>
      <w:sz w:val="16"/>
      <w:szCs w:val="16"/>
    </w:rPr>
  </w:style>
  <w:style w:type="paragraph" w:styleId="Paragraphedeliste">
    <w:name w:val="List Paragraph"/>
    <w:aliases w:val="Bullets,List Paragraph (numbered (a)),Numbered List Paragraph,List Paragraph1,References,WB List Paragraph,lp1,Resume Title,soule1.1.1.,Figure Caption,List numbered,table and figure,Normal 2,Main numbered paragraph"/>
    <w:basedOn w:val="Normal"/>
    <w:link w:val="ParagraphedelisteCar"/>
    <w:uiPriority w:val="34"/>
    <w:qFormat/>
    <w:rsid w:val="00CB7D5E"/>
    <w:pPr>
      <w:ind w:left="720"/>
      <w:contextualSpacing/>
    </w:pPr>
  </w:style>
  <w:style w:type="paragraph" w:styleId="Sansinterligne">
    <w:name w:val="No Spacing"/>
    <w:link w:val="SansinterligneCar"/>
    <w:uiPriority w:val="1"/>
    <w:qFormat/>
    <w:rsid w:val="00AA10EB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AA10EB"/>
    <w:rPr>
      <w:rFonts w:eastAsiaTheme="minorEastAsia"/>
    </w:rPr>
  </w:style>
  <w:style w:type="character" w:styleId="Lienhypertexte">
    <w:name w:val="Hyperlink"/>
    <w:basedOn w:val="Policepardfaut"/>
    <w:uiPriority w:val="99"/>
    <w:unhideWhenUsed/>
    <w:rsid w:val="00165A7C"/>
    <w:rPr>
      <w:color w:val="FFFFFF" w:themeColor="hyperlink"/>
      <w:u w:val="single"/>
    </w:rPr>
  </w:style>
  <w:style w:type="paragraph" w:styleId="En-tte">
    <w:name w:val="header"/>
    <w:basedOn w:val="Normal"/>
    <w:link w:val="En-tteCar"/>
    <w:unhideWhenUsed/>
    <w:rsid w:val="00AE0D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AE0DF0"/>
  </w:style>
  <w:style w:type="paragraph" w:styleId="Pieddepage">
    <w:name w:val="footer"/>
    <w:basedOn w:val="Normal"/>
    <w:link w:val="PieddepageCar"/>
    <w:uiPriority w:val="99"/>
    <w:unhideWhenUsed/>
    <w:rsid w:val="00AE0D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E0DF0"/>
  </w:style>
  <w:style w:type="character" w:styleId="Titredulivre">
    <w:name w:val="Book Title"/>
    <w:basedOn w:val="Policepardfaut"/>
    <w:uiPriority w:val="33"/>
    <w:qFormat/>
    <w:rsid w:val="00F4584C"/>
    <w:rPr>
      <w:b/>
      <w:bCs/>
      <w:smallCaps/>
      <w:spacing w:val="5"/>
    </w:rPr>
  </w:style>
  <w:style w:type="character" w:styleId="Accentuation">
    <w:name w:val="Emphasis"/>
    <w:basedOn w:val="Policepardfaut"/>
    <w:uiPriority w:val="20"/>
    <w:qFormat/>
    <w:rsid w:val="00F4584C"/>
    <w:rPr>
      <w:i/>
      <w:iCs/>
    </w:rPr>
  </w:style>
  <w:style w:type="character" w:styleId="Accentuationintense">
    <w:name w:val="Intense Emphasis"/>
    <w:basedOn w:val="Policepardfaut"/>
    <w:uiPriority w:val="21"/>
    <w:qFormat/>
    <w:rsid w:val="00F4584C"/>
    <w:rPr>
      <w:b/>
      <w:bCs/>
      <w:i/>
      <w:iCs/>
      <w:color w:val="4F81BD" w:themeColor="accent1"/>
    </w:rPr>
  </w:style>
  <w:style w:type="character" w:styleId="lev">
    <w:name w:val="Strong"/>
    <w:basedOn w:val="Policepardfaut"/>
    <w:uiPriority w:val="22"/>
    <w:qFormat/>
    <w:rsid w:val="00F4584C"/>
    <w:rPr>
      <w:b/>
      <w:bCs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584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4584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rsid w:val="00567BE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67BE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4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567BE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C0CD7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CC0CD7"/>
    <w:pPr>
      <w:spacing w:after="100"/>
    </w:pPr>
  </w:style>
  <w:style w:type="character" w:customStyle="1" w:styleId="Titre2Car">
    <w:name w:val="Titre 2 Car"/>
    <w:basedOn w:val="Policepardfaut"/>
    <w:link w:val="Titre2"/>
    <w:uiPriority w:val="9"/>
    <w:semiHidden/>
    <w:rsid w:val="00924AD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B6017C"/>
    <w:pPr>
      <w:spacing w:after="100"/>
      <w:ind w:left="220"/>
    </w:pPr>
  </w:style>
  <w:style w:type="character" w:styleId="Accentuationlgre">
    <w:name w:val="Subtle Emphasis"/>
    <w:basedOn w:val="Policepardfaut"/>
    <w:uiPriority w:val="19"/>
    <w:qFormat/>
    <w:rsid w:val="00C74C54"/>
    <w:rPr>
      <w:i/>
      <w:iCs/>
      <w:color w:val="FFFFFF" w:themeColor="text1" w:themeTint="BF"/>
    </w:rPr>
  </w:style>
  <w:style w:type="paragraph" w:styleId="Citation">
    <w:name w:val="Quote"/>
    <w:basedOn w:val="Normal"/>
    <w:next w:val="Normal"/>
    <w:link w:val="CitationCar"/>
    <w:uiPriority w:val="29"/>
    <w:qFormat/>
    <w:rsid w:val="00C74C54"/>
    <w:pPr>
      <w:spacing w:before="200" w:after="160"/>
      <w:ind w:left="864" w:right="864"/>
      <w:jc w:val="center"/>
    </w:pPr>
    <w:rPr>
      <w:i/>
      <w:iCs/>
      <w:color w:val="FFFFFF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74C54"/>
    <w:rPr>
      <w:i/>
      <w:iCs/>
      <w:color w:val="FFFFFF" w:themeColor="text1" w:themeTint="BF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B4C03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9B4C03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9B4C03"/>
    <w:rPr>
      <w:vertAlign w:val="superscript"/>
    </w:rPr>
  </w:style>
  <w:style w:type="table" w:styleId="Grilledutableau">
    <w:name w:val="Table Grid"/>
    <w:basedOn w:val="TableauNormal"/>
    <w:uiPriority w:val="59"/>
    <w:rsid w:val="00107E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05701F"/>
    <w:rPr>
      <w:color w:val="800080" w:themeColor="followedHyperlink"/>
      <w:u w:val="single"/>
    </w:rPr>
  </w:style>
  <w:style w:type="character" w:styleId="Numrodepage">
    <w:name w:val="page number"/>
    <w:basedOn w:val="Policepardfaut"/>
    <w:unhideWhenUsed/>
    <w:rsid w:val="0005701F"/>
  </w:style>
  <w:style w:type="paragraph" w:styleId="NormalWeb">
    <w:name w:val="Normal (Web)"/>
    <w:basedOn w:val="Normal"/>
    <w:uiPriority w:val="99"/>
    <w:unhideWhenUsed/>
    <w:rsid w:val="00621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aragraphedelisteCar">
    <w:name w:val="Paragraphe de liste Car"/>
    <w:aliases w:val="Bullets Car,List Paragraph (numbered (a)) Car,Numbered List Paragraph Car,List Paragraph1 Car,References Car,WB List Paragraph Car,lp1 Car,Resume Title Car,soule1.1.1. Car,Figure Caption Car,List numbered Car,table and figure Car"/>
    <w:link w:val="Paragraphedeliste"/>
    <w:uiPriority w:val="34"/>
    <w:locked/>
    <w:rsid w:val="003C6062"/>
  </w:style>
  <w:style w:type="paragraph" w:styleId="Index1">
    <w:name w:val="index 1"/>
    <w:basedOn w:val="Normal"/>
    <w:next w:val="Normal"/>
    <w:autoRedefine/>
    <w:uiPriority w:val="99"/>
    <w:rsid w:val="003C6062"/>
    <w:pPr>
      <w:tabs>
        <w:tab w:val="right" w:leader="dot" w:pos="9350"/>
      </w:tabs>
      <w:spacing w:after="0" w:line="240" w:lineRule="auto"/>
    </w:pPr>
    <w:rPr>
      <w:rFonts w:ascii="Calibri" w:eastAsia="Times New Roman" w:hAnsi="Calibri" w:cs="Calibri"/>
      <w:b/>
      <w:noProof/>
      <w:lang w:val="fr-SN"/>
    </w:rPr>
  </w:style>
  <w:style w:type="paragraph" w:customStyle="1" w:styleId="basdepage">
    <w:name w:val="bas de page"/>
    <w:basedOn w:val="Normal"/>
    <w:rsid w:val="002E5648"/>
    <w:pPr>
      <w:pBdr>
        <w:top w:val="single" w:sz="6" w:space="0" w:color="auto"/>
      </w:pBdr>
      <w:tabs>
        <w:tab w:val="center" w:pos="5940"/>
        <w:tab w:val="right" w:pos="9072"/>
      </w:tabs>
      <w:spacing w:after="0" w:line="240" w:lineRule="auto"/>
      <w:ind w:right="-16"/>
      <w:jc w:val="both"/>
    </w:pPr>
    <w:rPr>
      <w:rFonts w:ascii="Times New Roman" w:eastAsia="Times New Roman" w:hAnsi="Times New Roman" w:cs="Times New Roman"/>
      <w:sz w:val="18"/>
      <w:szCs w:val="20"/>
    </w:rPr>
  </w:style>
  <w:style w:type="paragraph" w:customStyle="1" w:styleId="Hautdepage">
    <w:name w:val="Haut de page"/>
    <w:basedOn w:val="Normal"/>
    <w:rsid w:val="008F23AA"/>
    <w:pPr>
      <w:pBdr>
        <w:bottom w:val="single" w:sz="6" w:space="0" w:color="auto"/>
      </w:pBdr>
      <w:tabs>
        <w:tab w:val="right" w:pos="9072"/>
      </w:tabs>
      <w:spacing w:after="0" w:line="240" w:lineRule="auto"/>
      <w:ind w:left="4802"/>
      <w:jc w:val="right"/>
    </w:pPr>
    <w:rPr>
      <w:rFonts w:ascii="Times New Roman" w:eastAsia="Times New Roman" w:hAnsi="Times New Roman" w:cs="Times New Roman"/>
      <w:sz w:val="18"/>
      <w:szCs w:val="20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A45884"/>
    <w:rPr>
      <w:color w:val="605E5C"/>
      <w:shd w:val="clear" w:color="auto" w:fill="E1DFDD"/>
    </w:rPr>
  </w:style>
  <w:style w:type="paragraph" w:styleId="Rvision">
    <w:name w:val="Revision"/>
    <w:hidden/>
    <w:uiPriority w:val="99"/>
    <w:semiHidden/>
    <w:rsid w:val="00714EA6"/>
    <w:pPr>
      <w:spacing w:after="0" w:line="240" w:lineRule="auto"/>
    </w:pPr>
  </w:style>
  <w:style w:type="character" w:styleId="Mentionnonrsolue">
    <w:name w:val="Unresolved Mention"/>
    <w:basedOn w:val="Policepardfaut"/>
    <w:uiPriority w:val="99"/>
    <w:semiHidden/>
    <w:unhideWhenUsed/>
    <w:rsid w:val="00A444AB"/>
    <w:rPr>
      <w:color w:val="605E5C"/>
      <w:shd w:val="clear" w:color="auto" w:fill="E1DFDD"/>
    </w:rPr>
  </w:style>
  <w:style w:type="character" w:customStyle="1" w:styleId="Titre3Car">
    <w:name w:val="Titre 3 Car"/>
    <w:basedOn w:val="Policepardfaut"/>
    <w:link w:val="Titre3"/>
    <w:uiPriority w:val="9"/>
    <w:semiHidden/>
    <w:rsid w:val="006D1D5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0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fst@ucad.edu.sn" TargetMode="External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hyperlink" Target="https://fst.ucad.sn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channel/UC0xJh7T_L7VPQ7qOu6x3uAw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fst.ucad.sn/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x.com/FstUcad" TargetMode="External"/><Relationship Id="rId23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facebook.com/fstucad.sn/?ref=share%2F&amp;_rdc=1&amp;_rdr" TargetMode="Externa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197D7425D912B498EF40D8268DC62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7FDAE7F-C26D-544F-9745-8A7D0DCCFA23}"/>
      </w:docPartPr>
      <w:docPartBody>
        <w:p w:rsidR="001929C1" w:rsidRDefault="00A93E86" w:rsidP="00A93E86">
          <w:pPr>
            <w:pStyle w:val="1197D7425D912B498EF40D8268DC629B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[Titre du document]</w:t>
          </w:r>
        </w:p>
      </w:docPartBody>
    </w:docPart>
    <w:docPart>
      <w:docPartPr>
        <w:name w:val="9BCFD8D1F4933B499C6C22A8108E194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5C14CBA-A5B9-AD43-AFA8-A53191A2F3F7}"/>
      </w:docPartPr>
      <w:docPartBody>
        <w:p w:rsidR="001929C1" w:rsidRDefault="00A93E86" w:rsidP="00A93E86">
          <w:pPr>
            <w:pStyle w:val="9BCFD8D1F4933B499C6C22A8108E1948"/>
          </w:pPr>
          <w:r>
            <w:rPr>
              <w:color w:val="4472C4" w:themeColor="accent1"/>
              <w:sz w:val="28"/>
              <w:szCs w:val="28"/>
            </w:rPr>
            <w:t>[Sous-titre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comments="0"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6EE9"/>
    <w:rsid w:val="000020FA"/>
    <w:rsid w:val="000475C2"/>
    <w:rsid w:val="000A50FB"/>
    <w:rsid w:val="000D4FC2"/>
    <w:rsid w:val="001929C1"/>
    <w:rsid w:val="001F6D8E"/>
    <w:rsid w:val="0021228E"/>
    <w:rsid w:val="00214CC2"/>
    <w:rsid w:val="002555DF"/>
    <w:rsid w:val="00265255"/>
    <w:rsid w:val="00291FEC"/>
    <w:rsid w:val="002A3BC5"/>
    <w:rsid w:val="002C1568"/>
    <w:rsid w:val="002E6249"/>
    <w:rsid w:val="00382863"/>
    <w:rsid w:val="004152AB"/>
    <w:rsid w:val="00445907"/>
    <w:rsid w:val="0045593B"/>
    <w:rsid w:val="00471915"/>
    <w:rsid w:val="004A7E15"/>
    <w:rsid w:val="004B5FCE"/>
    <w:rsid w:val="004D479E"/>
    <w:rsid w:val="005321CD"/>
    <w:rsid w:val="00570124"/>
    <w:rsid w:val="005778A7"/>
    <w:rsid w:val="005A4B24"/>
    <w:rsid w:val="005D2D04"/>
    <w:rsid w:val="005F2588"/>
    <w:rsid w:val="00603A02"/>
    <w:rsid w:val="00657BA1"/>
    <w:rsid w:val="0079762E"/>
    <w:rsid w:val="007F0789"/>
    <w:rsid w:val="007F7DC8"/>
    <w:rsid w:val="00824A3C"/>
    <w:rsid w:val="008278CD"/>
    <w:rsid w:val="00897CA2"/>
    <w:rsid w:val="008D1D96"/>
    <w:rsid w:val="009100EB"/>
    <w:rsid w:val="009A61EA"/>
    <w:rsid w:val="009B1A42"/>
    <w:rsid w:val="00A061B7"/>
    <w:rsid w:val="00A116B1"/>
    <w:rsid w:val="00A6541C"/>
    <w:rsid w:val="00A93E86"/>
    <w:rsid w:val="00B06978"/>
    <w:rsid w:val="00B57B69"/>
    <w:rsid w:val="00C01824"/>
    <w:rsid w:val="00CF07C4"/>
    <w:rsid w:val="00D23E3C"/>
    <w:rsid w:val="00DA79F6"/>
    <w:rsid w:val="00DC1C6D"/>
    <w:rsid w:val="00DF29AA"/>
    <w:rsid w:val="00EA404C"/>
    <w:rsid w:val="00EC3EAC"/>
    <w:rsid w:val="00ED3A1B"/>
    <w:rsid w:val="00F41B50"/>
    <w:rsid w:val="00F775F8"/>
    <w:rsid w:val="00FB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70124"/>
    <w:rPr>
      <w:color w:val="808080"/>
    </w:rPr>
  </w:style>
  <w:style w:type="paragraph" w:customStyle="1" w:styleId="1197D7425D912B498EF40D8268DC629B">
    <w:name w:val="1197D7425D912B498EF40D8268DC629B"/>
    <w:rsid w:val="00A93E86"/>
    <w:pPr>
      <w:spacing w:after="0" w:line="240" w:lineRule="auto"/>
    </w:pPr>
    <w:rPr>
      <w:sz w:val="24"/>
      <w:szCs w:val="24"/>
      <w:lang w:val="fr-SN"/>
    </w:rPr>
  </w:style>
  <w:style w:type="paragraph" w:customStyle="1" w:styleId="9BCFD8D1F4933B499C6C22A8108E1948">
    <w:name w:val="9BCFD8D1F4933B499C6C22A8108E1948"/>
    <w:rsid w:val="00A93E86"/>
    <w:pPr>
      <w:spacing w:after="0" w:line="240" w:lineRule="auto"/>
    </w:pPr>
    <w:rPr>
      <w:sz w:val="24"/>
      <w:szCs w:val="24"/>
      <w:lang w:val="fr-S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Formation Microsoft®">
  <a:themeElements>
    <a:clrScheme name="moje">
      <a:dk1>
        <a:srgbClr val="FFFFFF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FFFFFF"/>
      </a:accent3>
      <a:accent4>
        <a:srgbClr val="000000"/>
      </a:accent4>
      <a:accent5>
        <a:srgbClr val="B2C1DB"/>
      </a:accent5>
      <a:accent6>
        <a:srgbClr val="AE4845"/>
      </a:accent6>
      <a:hlink>
        <a:srgbClr val="FFFFFF"/>
      </a:hlink>
      <a:folHlink>
        <a:srgbClr val="800080"/>
      </a:folHlink>
    </a:clrScheme>
    <a:fontScheme name="1_Default Design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1" fontAlgn="base" latinLnBrk="0" hangingPunct="1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IE" sz="1800" b="1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Arial" charset="0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1" fontAlgn="base" latinLnBrk="0" hangingPunct="1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IE" sz="1800" b="1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Arial" charset="0"/>
          </a:defRPr>
        </a:defPPr>
      </a:lst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Division Digitalisation de l’Information et de la Communication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EF4543-B703-4352-95B3-6B5F4008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9</Pages>
  <Words>1604</Words>
  <Characters>8828</Characters>
  <Application>Microsoft Office Word</Application>
  <DocSecurity>0</DocSecurity>
  <Lines>73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Cahier de Charges</vt:lpstr>
    </vt:vector>
  </TitlesOfParts>
  <Company>DISI UCAD</Company>
  <LinksUpToDate>false</LinksUpToDate>
  <CharactersWithSpaces>10412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 Charges</dc:title>
  <dc:subject>Pour la conception de site web</dc:subject>
  <dc:creator>Administrateur</dc:creator>
  <cp:lastModifiedBy>Marieme Wade</cp:lastModifiedBy>
  <cp:revision>174</cp:revision>
  <cp:lastPrinted>2019-05-27T10:38:00Z</cp:lastPrinted>
  <dcterms:created xsi:type="dcterms:W3CDTF">2026-04-01T11:21:00Z</dcterms:created>
  <dcterms:modified xsi:type="dcterms:W3CDTF">2026-04-10T12:43:00Z</dcterms:modified>
</cp:coreProperties>
</file>